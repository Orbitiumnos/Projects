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7FB" w:rsidRPr="0044084F" w:rsidRDefault="002847FB" w:rsidP="0044084F">
      <w:pPr>
        <w:autoSpaceDE w:val="0"/>
        <w:autoSpaceDN w:val="0"/>
        <w:adjustRightInd w:val="0"/>
        <w:spacing w:line="276" w:lineRule="auto"/>
        <w:ind w:firstLine="708"/>
        <w:jc w:val="both"/>
        <w:rPr>
          <w:b/>
          <w:bCs/>
          <w:sz w:val="28"/>
          <w:szCs w:val="28"/>
        </w:rPr>
      </w:pPr>
      <w:r w:rsidRPr="0044084F">
        <w:rPr>
          <w:b/>
          <w:bCs/>
          <w:sz w:val="28"/>
          <w:szCs w:val="28"/>
        </w:rPr>
        <w:t>1 Описание лабораторной работы №3 «Прогнозирование временного ряда с помощью нейронных сетей»</w:t>
      </w:r>
    </w:p>
    <w:p w:rsidR="002847FB" w:rsidRPr="0044084F" w:rsidRDefault="002847FB" w:rsidP="0044084F">
      <w:pPr>
        <w:autoSpaceDE w:val="0"/>
        <w:autoSpaceDN w:val="0"/>
        <w:adjustRightInd w:val="0"/>
        <w:spacing w:line="276" w:lineRule="auto"/>
        <w:jc w:val="both"/>
        <w:rPr>
          <w:b/>
          <w:bCs/>
          <w:sz w:val="28"/>
          <w:szCs w:val="28"/>
        </w:rPr>
      </w:pPr>
    </w:p>
    <w:p w:rsidR="002847FB" w:rsidRPr="0044084F" w:rsidRDefault="002847FB" w:rsidP="0044084F">
      <w:pPr>
        <w:autoSpaceDE w:val="0"/>
        <w:autoSpaceDN w:val="0"/>
        <w:adjustRightInd w:val="0"/>
        <w:spacing w:line="276" w:lineRule="auto"/>
        <w:ind w:firstLine="708"/>
        <w:jc w:val="both"/>
        <w:rPr>
          <w:sz w:val="28"/>
          <w:szCs w:val="28"/>
        </w:rPr>
      </w:pPr>
      <w:r w:rsidRPr="0044084F">
        <w:rPr>
          <w:sz w:val="28"/>
          <w:szCs w:val="28"/>
        </w:rPr>
        <w:t xml:space="preserve">Цель работы заключается в выработке навыков прогнозирования </w:t>
      </w:r>
      <w:r w:rsidR="007D3CDC" w:rsidRPr="0044084F">
        <w:rPr>
          <w:sz w:val="28"/>
          <w:szCs w:val="28"/>
        </w:rPr>
        <w:t>временного ряда с помощью нейронных сетей</w:t>
      </w:r>
      <w:r w:rsidRPr="0044084F">
        <w:rPr>
          <w:sz w:val="28"/>
          <w:szCs w:val="28"/>
        </w:rPr>
        <w:t>.</w:t>
      </w:r>
    </w:p>
    <w:p w:rsidR="002847FB" w:rsidRPr="0044084F" w:rsidRDefault="002847FB" w:rsidP="0044084F">
      <w:pPr>
        <w:autoSpaceDE w:val="0"/>
        <w:autoSpaceDN w:val="0"/>
        <w:adjustRightInd w:val="0"/>
        <w:spacing w:line="276" w:lineRule="auto"/>
        <w:jc w:val="both"/>
        <w:rPr>
          <w:b/>
          <w:bCs/>
          <w:sz w:val="28"/>
          <w:szCs w:val="28"/>
        </w:rPr>
      </w:pPr>
    </w:p>
    <w:p w:rsidR="002847FB" w:rsidRPr="0044084F" w:rsidRDefault="002847FB" w:rsidP="0044084F">
      <w:pPr>
        <w:autoSpaceDE w:val="0"/>
        <w:autoSpaceDN w:val="0"/>
        <w:adjustRightInd w:val="0"/>
        <w:spacing w:line="276" w:lineRule="auto"/>
        <w:ind w:firstLine="708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Лабораторная работа включает следующие этапы:</w:t>
      </w:r>
    </w:p>
    <w:p w:rsidR="002847FB" w:rsidRPr="0044084F" w:rsidRDefault="002847FB" w:rsidP="0044084F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постановку задачи;</w:t>
      </w:r>
    </w:p>
    <w:p w:rsidR="002847FB" w:rsidRPr="0044084F" w:rsidRDefault="002847FB" w:rsidP="0044084F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44084F">
        <w:rPr>
          <w:sz w:val="28"/>
          <w:szCs w:val="28"/>
        </w:rPr>
        <w:t xml:space="preserve">ознакомление с порядком выполнения работы в ППП </w:t>
      </w:r>
      <w:proofErr w:type="spellStart"/>
      <w:r w:rsidRPr="0044084F">
        <w:rPr>
          <w:sz w:val="28"/>
          <w:szCs w:val="28"/>
        </w:rPr>
        <w:t>Statistica</w:t>
      </w:r>
      <w:proofErr w:type="spellEnd"/>
      <w:r w:rsidR="007D3CDC" w:rsidRPr="0044084F">
        <w:rPr>
          <w:sz w:val="28"/>
          <w:szCs w:val="28"/>
        </w:rPr>
        <w:t xml:space="preserve"> 10</w:t>
      </w:r>
      <w:r w:rsidRPr="0044084F">
        <w:rPr>
          <w:sz w:val="28"/>
          <w:szCs w:val="28"/>
        </w:rPr>
        <w:t>.0;</w:t>
      </w:r>
    </w:p>
    <w:p w:rsidR="002847FB" w:rsidRPr="0044084F" w:rsidRDefault="002847FB" w:rsidP="0044084F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proofErr w:type="gramStart"/>
      <w:r w:rsidRPr="0044084F">
        <w:rPr>
          <w:sz w:val="28"/>
          <w:szCs w:val="28"/>
        </w:rPr>
        <w:t>выполнение  индивидуальных</w:t>
      </w:r>
      <w:proofErr w:type="gramEnd"/>
      <w:r w:rsidRPr="0044084F">
        <w:rPr>
          <w:sz w:val="28"/>
          <w:szCs w:val="28"/>
        </w:rPr>
        <w:t xml:space="preserve"> заданий на компьютере и анализ результатов;</w:t>
      </w:r>
    </w:p>
    <w:p w:rsidR="007D3CDC" w:rsidRPr="0044084F" w:rsidRDefault="007D3CDC" w:rsidP="0044084F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сравнение с результатами, полученными в ходе лабораторной работы №1 8-го семестра обучения "Прогнозирование временного ряда на основе методов экспоненциального сглаживания"</w:t>
      </w:r>
    </w:p>
    <w:p w:rsidR="002847FB" w:rsidRPr="0044084F" w:rsidRDefault="002847FB" w:rsidP="0044084F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подготовку письменного отчета с выводами по работе;</w:t>
      </w:r>
    </w:p>
    <w:p w:rsidR="002847FB" w:rsidRPr="0044084F" w:rsidRDefault="002847FB" w:rsidP="0044084F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защиту лабораторной работы.</w:t>
      </w:r>
    </w:p>
    <w:p w:rsidR="002847FB" w:rsidRPr="0044084F" w:rsidRDefault="002847FB" w:rsidP="0044084F">
      <w:p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</w:p>
    <w:p w:rsidR="002847FB" w:rsidRPr="0044084F" w:rsidRDefault="002847FB" w:rsidP="0044084F">
      <w:pPr>
        <w:autoSpaceDE w:val="0"/>
        <w:autoSpaceDN w:val="0"/>
        <w:adjustRightInd w:val="0"/>
        <w:spacing w:line="276" w:lineRule="auto"/>
        <w:ind w:firstLine="708"/>
        <w:jc w:val="both"/>
        <w:rPr>
          <w:b/>
          <w:bCs/>
          <w:sz w:val="28"/>
          <w:szCs w:val="28"/>
        </w:rPr>
      </w:pPr>
      <w:r w:rsidRPr="0044084F">
        <w:rPr>
          <w:b/>
          <w:bCs/>
          <w:sz w:val="28"/>
          <w:szCs w:val="28"/>
        </w:rPr>
        <w:t>2 Постановка задачи</w:t>
      </w:r>
    </w:p>
    <w:p w:rsidR="002847FB" w:rsidRPr="0044084F" w:rsidRDefault="002847FB" w:rsidP="0044084F">
      <w:pPr>
        <w:autoSpaceDE w:val="0"/>
        <w:autoSpaceDN w:val="0"/>
        <w:adjustRightInd w:val="0"/>
        <w:spacing w:line="276" w:lineRule="auto"/>
        <w:jc w:val="both"/>
        <w:rPr>
          <w:b/>
          <w:bCs/>
          <w:sz w:val="28"/>
          <w:szCs w:val="28"/>
        </w:rPr>
      </w:pPr>
    </w:p>
    <w:p w:rsidR="002847FB" w:rsidRPr="0044084F" w:rsidRDefault="002847FB" w:rsidP="0044084F">
      <w:pPr>
        <w:autoSpaceDE w:val="0"/>
        <w:autoSpaceDN w:val="0"/>
        <w:adjustRightInd w:val="0"/>
        <w:spacing w:line="276" w:lineRule="auto"/>
        <w:ind w:firstLine="708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По данным Приложения А:</w:t>
      </w:r>
    </w:p>
    <w:p w:rsidR="002847FB" w:rsidRPr="0044084F" w:rsidRDefault="002847FB" w:rsidP="0044084F">
      <w:pPr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провести анализ компонентного состава временного ряда;</w:t>
      </w:r>
    </w:p>
    <w:p w:rsidR="002847FB" w:rsidRPr="0044084F" w:rsidRDefault="00BD1AF9" w:rsidP="0044084F">
      <w:pPr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получить несколько моделей</w:t>
      </w:r>
      <w:r w:rsidR="002847FB" w:rsidRPr="0044084F">
        <w:rPr>
          <w:sz w:val="28"/>
          <w:szCs w:val="28"/>
        </w:rPr>
        <w:t>;</w:t>
      </w:r>
    </w:p>
    <w:p w:rsidR="002847FB" w:rsidRPr="0044084F" w:rsidRDefault="00BD1AF9" w:rsidP="0044084F">
      <w:pPr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выбрать наилучшую модель с помощью нахождения относительной ошибки</w:t>
      </w:r>
      <w:r w:rsidR="002847FB" w:rsidRPr="0044084F">
        <w:rPr>
          <w:sz w:val="28"/>
          <w:szCs w:val="28"/>
        </w:rPr>
        <w:t>;</w:t>
      </w:r>
    </w:p>
    <w:p w:rsidR="002847FB" w:rsidRPr="0044084F" w:rsidRDefault="002847FB" w:rsidP="0044084F">
      <w:pPr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исследовать адекватность модели;</w:t>
      </w:r>
    </w:p>
    <w:p w:rsidR="002847FB" w:rsidRDefault="002847FB" w:rsidP="0044084F">
      <w:pPr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44084F">
        <w:rPr>
          <w:sz w:val="28"/>
          <w:szCs w:val="28"/>
        </w:rPr>
        <w:t xml:space="preserve">осуществить прогнозирование на </w:t>
      </w:r>
      <w:r w:rsidR="00BD1AF9">
        <w:rPr>
          <w:sz w:val="28"/>
          <w:szCs w:val="28"/>
        </w:rPr>
        <w:t>2</w:t>
      </w:r>
      <w:r w:rsidRPr="0044084F">
        <w:rPr>
          <w:sz w:val="28"/>
          <w:szCs w:val="28"/>
        </w:rPr>
        <w:t xml:space="preserve"> периода</w:t>
      </w:r>
      <w:r w:rsidR="00BD1AF9">
        <w:rPr>
          <w:sz w:val="28"/>
          <w:szCs w:val="28"/>
        </w:rPr>
        <w:t>;</w:t>
      </w:r>
    </w:p>
    <w:p w:rsidR="00BD1AF9" w:rsidRPr="0044084F" w:rsidRDefault="00BD1AF9" w:rsidP="0044084F">
      <w:pPr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сравнить с результатами, полученными в ходе Лабораторной работы №1 </w:t>
      </w:r>
      <w:r w:rsidRPr="0044084F">
        <w:rPr>
          <w:sz w:val="28"/>
          <w:szCs w:val="28"/>
        </w:rPr>
        <w:t>"Прогнозирование временного ряда на основе методов экспоненциального сглаживания"</w:t>
      </w:r>
    </w:p>
    <w:p w:rsidR="002847FB" w:rsidRPr="0044084F" w:rsidRDefault="002847FB" w:rsidP="0044084F">
      <w:pPr>
        <w:spacing w:line="276" w:lineRule="auto"/>
        <w:rPr>
          <w:sz w:val="28"/>
          <w:szCs w:val="28"/>
        </w:rPr>
      </w:pPr>
    </w:p>
    <w:p w:rsidR="000C3CD3" w:rsidRPr="0044084F" w:rsidRDefault="000C3CD3" w:rsidP="0044084F">
      <w:pPr>
        <w:spacing w:after="200" w:line="276" w:lineRule="auto"/>
        <w:rPr>
          <w:b/>
          <w:bCs/>
          <w:sz w:val="28"/>
          <w:szCs w:val="28"/>
        </w:rPr>
      </w:pPr>
      <w:r w:rsidRPr="0044084F">
        <w:rPr>
          <w:b/>
          <w:bCs/>
          <w:sz w:val="28"/>
          <w:szCs w:val="28"/>
        </w:rPr>
        <w:br w:type="page"/>
      </w:r>
    </w:p>
    <w:p w:rsidR="007D3CDC" w:rsidRPr="0044084F" w:rsidRDefault="007D3CDC" w:rsidP="0044084F">
      <w:pPr>
        <w:spacing w:line="276" w:lineRule="auto"/>
        <w:ind w:firstLine="709"/>
        <w:rPr>
          <w:b/>
          <w:bCs/>
          <w:sz w:val="28"/>
          <w:szCs w:val="28"/>
        </w:rPr>
      </w:pPr>
      <w:r w:rsidRPr="0044084F">
        <w:rPr>
          <w:b/>
          <w:bCs/>
          <w:sz w:val="28"/>
          <w:szCs w:val="28"/>
        </w:rPr>
        <w:lastRenderedPageBreak/>
        <w:t xml:space="preserve">3 </w:t>
      </w:r>
      <w:r w:rsidRPr="0044084F">
        <w:rPr>
          <w:b/>
          <w:sz w:val="28"/>
          <w:szCs w:val="28"/>
        </w:rPr>
        <w:t xml:space="preserve">Порядок выполнения работы в ППП </w:t>
      </w:r>
      <w:proofErr w:type="spellStart"/>
      <w:r w:rsidRPr="0044084F">
        <w:rPr>
          <w:b/>
          <w:sz w:val="28"/>
          <w:szCs w:val="28"/>
        </w:rPr>
        <w:t>Statistica</w:t>
      </w:r>
      <w:proofErr w:type="spellEnd"/>
    </w:p>
    <w:p w:rsidR="007D3CDC" w:rsidRPr="0044084F" w:rsidRDefault="007D3CDC" w:rsidP="0044084F">
      <w:pPr>
        <w:spacing w:line="276" w:lineRule="auto"/>
        <w:ind w:firstLine="709"/>
        <w:rPr>
          <w:sz w:val="28"/>
          <w:szCs w:val="28"/>
        </w:rPr>
      </w:pPr>
    </w:p>
    <w:p w:rsidR="007D3CDC" w:rsidRPr="0044084F" w:rsidRDefault="007D3CDC" w:rsidP="0044084F">
      <w:pPr>
        <w:autoSpaceDE w:val="0"/>
        <w:autoSpaceDN w:val="0"/>
        <w:adjustRightInd w:val="0"/>
        <w:spacing w:line="276" w:lineRule="auto"/>
        <w:ind w:firstLine="720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Рассмотрим процедуру прогнозирования с помощью нейронных сетей, используя квартальную информацию о численности граждан, незанятых трудовой деятельностью, состоящих в службе занятости Оренбургской области (</w:t>
      </w:r>
      <w:r w:rsidRPr="0044084F">
        <w:rPr>
          <w:position w:val="-12"/>
          <w:sz w:val="28"/>
          <w:szCs w:val="28"/>
        </w:rPr>
        <w:object w:dxaOrig="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85pt;height:18pt" o:ole="">
            <v:imagedata r:id="rId6" o:title=""/>
          </v:shape>
          <o:OLEObject Type="Embed" ProgID="Equation.DSMT4" ShapeID="_x0000_i1025" DrawAspect="Content" ObjectID="_1619292092" r:id="rId7"/>
        </w:object>
      </w:r>
      <w:r w:rsidRPr="0044084F">
        <w:rPr>
          <w:sz w:val="28"/>
          <w:szCs w:val="28"/>
        </w:rPr>
        <w:t xml:space="preserve">) </w:t>
      </w:r>
      <w:r w:rsidR="000C3CD3" w:rsidRPr="0044084F">
        <w:rPr>
          <w:sz w:val="28"/>
          <w:szCs w:val="28"/>
        </w:rPr>
        <w:t>за период 1997-2006</w:t>
      </w:r>
      <w:r w:rsidRPr="0044084F">
        <w:rPr>
          <w:sz w:val="28"/>
          <w:szCs w:val="28"/>
        </w:rPr>
        <w:t xml:space="preserve"> гг.</w:t>
      </w:r>
    </w:p>
    <w:p w:rsidR="001073E1" w:rsidRPr="0044084F" w:rsidRDefault="001073E1" w:rsidP="0044084F">
      <w:pPr>
        <w:autoSpaceDE w:val="0"/>
        <w:autoSpaceDN w:val="0"/>
        <w:adjustRightInd w:val="0"/>
        <w:spacing w:line="276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53D0B8" wp14:editId="25A6A0AD">
            <wp:extent cx="2169822" cy="39296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1415" cy="39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D3" w:rsidRPr="0044084F" w:rsidRDefault="000C3CD3" w:rsidP="0044084F">
      <w:pPr>
        <w:autoSpaceDE w:val="0"/>
        <w:autoSpaceDN w:val="0"/>
        <w:adjustRightInd w:val="0"/>
        <w:spacing w:line="276" w:lineRule="auto"/>
        <w:ind w:firstLine="720"/>
        <w:jc w:val="both"/>
        <w:rPr>
          <w:sz w:val="28"/>
          <w:szCs w:val="28"/>
        </w:rPr>
      </w:pPr>
    </w:p>
    <w:p w:rsidR="000C3CD3" w:rsidRPr="0044084F" w:rsidRDefault="000C3CD3" w:rsidP="0044084F">
      <w:pPr>
        <w:spacing w:line="276" w:lineRule="auto"/>
        <w:jc w:val="center"/>
        <w:rPr>
          <w:sz w:val="28"/>
          <w:szCs w:val="28"/>
        </w:rPr>
      </w:pPr>
      <w:r w:rsidRPr="0044084F">
        <w:rPr>
          <w:sz w:val="28"/>
          <w:szCs w:val="28"/>
        </w:rPr>
        <w:t>Рисунок 1. Исходные данные</w:t>
      </w:r>
    </w:p>
    <w:p w:rsidR="000C3CD3" w:rsidRPr="0044084F" w:rsidDel="00263EA1" w:rsidRDefault="000C3CD3" w:rsidP="00263EA1">
      <w:pPr>
        <w:spacing w:line="276" w:lineRule="auto"/>
        <w:ind w:firstLine="851"/>
        <w:jc w:val="both"/>
        <w:rPr>
          <w:del w:id="0" w:author="Николай Федоров" w:date="2019-05-13T21:23:00Z"/>
          <w:sz w:val="28"/>
          <w:szCs w:val="28"/>
        </w:rPr>
      </w:pPr>
      <w:r w:rsidRPr="0044084F">
        <w:rPr>
          <w:sz w:val="28"/>
          <w:szCs w:val="28"/>
        </w:rPr>
        <w:t xml:space="preserve">Сначала необходимо посмотреть на динамику данного ряда. </w:t>
      </w:r>
      <w:del w:id="1" w:author="Николай Федоров" w:date="2019-05-13T21:23:00Z">
        <w:r w:rsidRPr="0044084F" w:rsidDel="00263EA1">
          <w:rPr>
            <w:sz w:val="28"/>
            <w:szCs w:val="28"/>
          </w:rPr>
          <w:delText xml:space="preserve">Для этого выделяем левой кнопкой мыши данные, затем правой кнопкой мыши выбираем </w:delText>
        </w:r>
        <w:r w:rsidRPr="0044084F" w:rsidDel="00263EA1">
          <w:rPr>
            <w:b/>
            <w:sz w:val="28"/>
            <w:szCs w:val="28"/>
            <w:lang w:val="en-US"/>
          </w:rPr>
          <w:delText>Graphs</w:delText>
        </w:r>
        <w:r w:rsidRPr="0044084F" w:rsidDel="00263EA1">
          <w:rPr>
            <w:b/>
            <w:sz w:val="28"/>
            <w:szCs w:val="28"/>
          </w:rPr>
          <w:delText xml:space="preserve"> </w:delText>
        </w:r>
        <w:r w:rsidRPr="0044084F" w:rsidDel="00263EA1">
          <w:rPr>
            <w:b/>
            <w:sz w:val="28"/>
            <w:szCs w:val="28"/>
            <w:lang w:val="en-US"/>
          </w:rPr>
          <w:delText>of</w:delText>
        </w:r>
        <w:r w:rsidRPr="0044084F" w:rsidDel="00263EA1">
          <w:rPr>
            <w:b/>
            <w:sz w:val="28"/>
            <w:szCs w:val="28"/>
          </w:rPr>
          <w:delText xml:space="preserve"> </w:delText>
        </w:r>
        <w:r w:rsidRPr="0044084F" w:rsidDel="00263EA1">
          <w:rPr>
            <w:b/>
            <w:sz w:val="28"/>
            <w:szCs w:val="28"/>
            <w:lang w:val="en-US"/>
          </w:rPr>
          <w:delText>Block</w:delText>
        </w:r>
        <w:r w:rsidRPr="0044084F" w:rsidDel="00263EA1">
          <w:rPr>
            <w:b/>
            <w:sz w:val="28"/>
            <w:szCs w:val="28"/>
          </w:rPr>
          <w:delText xml:space="preserve"> </w:delText>
        </w:r>
        <w:r w:rsidRPr="0044084F" w:rsidDel="00263EA1">
          <w:rPr>
            <w:b/>
            <w:sz w:val="28"/>
            <w:szCs w:val="28"/>
            <w:lang w:val="en-US"/>
          </w:rPr>
          <w:delText>Data</w:delText>
        </w:r>
        <w:r w:rsidRPr="0044084F" w:rsidDel="00263EA1">
          <w:rPr>
            <w:b/>
            <w:sz w:val="28"/>
            <w:szCs w:val="28"/>
          </w:rPr>
          <w:delText xml:space="preserve">-Графики блоковых данных, затем </w:delText>
        </w:r>
        <w:r w:rsidRPr="0044084F" w:rsidDel="00263EA1">
          <w:rPr>
            <w:b/>
            <w:sz w:val="28"/>
            <w:szCs w:val="28"/>
            <w:lang w:val="en-US"/>
          </w:rPr>
          <w:delText>Line</w:delText>
        </w:r>
        <w:r w:rsidRPr="0044084F" w:rsidDel="00263EA1">
          <w:rPr>
            <w:b/>
            <w:sz w:val="28"/>
            <w:szCs w:val="28"/>
          </w:rPr>
          <w:delText xml:space="preserve"> </w:delText>
        </w:r>
        <w:r w:rsidRPr="0044084F" w:rsidDel="00263EA1">
          <w:rPr>
            <w:b/>
            <w:sz w:val="28"/>
            <w:szCs w:val="28"/>
            <w:lang w:val="en-US"/>
          </w:rPr>
          <w:delText>Plot</w:delText>
        </w:r>
        <w:r w:rsidRPr="0044084F" w:rsidDel="00263EA1">
          <w:rPr>
            <w:b/>
            <w:sz w:val="28"/>
            <w:szCs w:val="28"/>
          </w:rPr>
          <w:delText xml:space="preserve">: </w:delText>
        </w:r>
        <w:r w:rsidRPr="0044084F" w:rsidDel="00263EA1">
          <w:rPr>
            <w:b/>
            <w:sz w:val="28"/>
            <w:szCs w:val="28"/>
            <w:lang w:val="en-US"/>
          </w:rPr>
          <w:delText>Entire</w:delText>
        </w:r>
        <w:r w:rsidRPr="0044084F" w:rsidDel="00263EA1">
          <w:rPr>
            <w:b/>
            <w:sz w:val="28"/>
            <w:szCs w:val="28"/>
          </w:rPr>
          <w:delText xml:space="preserve"> </w:delText>
        </w:r>
        <w:r w:rsidRPr="0044084F" w:rsidDel="00263EA1">
          <w:rPr>
            <w:b/>
            <w:sz w:val="28"/>
            <w:szCs w:val="28"/>
            <w:lang w:val="en-US"/>
          </w:rPr>
          <w:delText>Columns</w:delText>
        </w:r>
        <w:r w:rsidRPr="0044084F" w:rsidDel="00263EA1">
          <w:rPr>
            <w:b/>
            <w:sz w:val="28"/>
            <w:szCs w:val="28"/>
          </w:rPr>
          <w:delText xml:space="preserve"> - Линейный график: по столбцам </w:delText>
        </w:r>
        <w:r w:rsidRPr="0044084F" w:rsidDel="00263EA1">
          <w:rPr>
            <w:sz w:val="28"/>
            <w:szCs w:val="28"/>
          </w:rPr>
          <w:delText>(рисунок 2).</w:delText>
        </w:r>
      </w:del>
    </w:p>
    <w:p w:rsidR="000C3CD3" w:rsidRPr="0044084F" w:rsidDel="00263EA1" w:rsidRDefault="000C3CD3" w:rsidP="00263EA1">
      <w:pPr>
        <w:spacing w:line="276" w:lineRule="auto"/>
        <w:ind w:firstLine="851"/>
        <w:jc w:val="both"/>
        <w:rPr>
          <w:del w:id="2" w:author="Николай Федоров" w:date="2019-05-13T21:23:00Z"/>
          <w:sz w:val="28"/>
          <w:szCs w:val="28"/>
        </w:rPr>
        <w:pPrChange w:id="3" w:author="Николай Федоров" w:date="2019-05-13T21:23:00Z">
          <w:pPr>
            <w:spacing w:line="276" w:lineRule="auto"/>
            <w:jc w:val="both"/>
          </w:pPr>
        </w:pPrChange>
      </w:pPr>
    </w:p>
    <w:p w:rsidR="000C3CD3" w:rsidRPr="0044084F" w:rsidDel="00263EA1" w:rsidRDefault="000C3CD3" w:rsidP="00263EA1">
      <w:pPr>
        <w:spacing w:line="276" w:lineRule="auto"/>
        <w:ind w:firstLine="851"/>
        <w:jc w:val="both"/>
        <w:rPr>
          <w:del w:id="4" w:author="Николай Федоров" w:date="2019-05-13T21:23:00Z"/>
          <w:sz w:val="28"/>
          <w:szCs w:val="28"/>
        </w:rPr>
        <w:pPrChange w:id="5" w:author="Николай Федоров" w:date="2019-05-13T21:23:00Z">
          <w:pPr>
            <w:spacing w:line="276" w:lineRule="auto"/>
            <w:jc w:val="center"/>
          </w:pPr>
        </w:pPrChange>
      </w:pPr>
      <w:del w:id="6" w:author="Николай Федоров" w:date="2019-05-13T21:23:00Z">
        <w:r w:rsidRPr="0044084F" w:rsidDel="00263EA1">
          <w:rPr>
            <w:noProof/>
            <w:sz w:val="28"/>
            <w:szCs w:val="28"/>
          </w:rPr>
          <w:drawing>
            <wp:inline distT="0" distB="0" distL="0" distR="0">
              <wp:extent cx="5514975" cy="3467100"/>
              <wp:effectExtent l="19050" t="0" r="9525" b="0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14975" cy="34671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0C3CD3" w:rsidDel="00263EA1" w:rsidRDefault="000C3CD3" w:rsidP="00263EA1">
      <w:pPr>
        <w:spacing w:line="276" w:lineRule="auto"/>
        <w:ind w:firstLine="851"/>
        <w:jc w:val="both"/>
        <w:rPr>
          <w:del w:id="7" w:author="Николай Федоров" w:date="2019-05-13T21:23:00Z"/>
          <w:sz w:val="28"/>
          <w:szCs w:val="28"/>
        </w:rPr>
        <w:pPrChange w:id="8" w:author="Николай Федоров" w:date="2019-05-13T21:23:00Z">
          <w:pPr>
            <w:spacing w:line="276" w:lineRule="auto"/>
            <w:jc w:val="center"/>
          </w:pPr>
        </w:pPrChange>
      </w:pPr>
      <w:del w:id="9" w:author="Николай Федоров" w:date="2019-05-13T21:23:00Z">
        <w:r w:rsidRPr="0044084F" w:rsidDel="00263EA1">
          <w:rPr>
            <w:sz w:val="28"/>
            <w:szCs w:val="28"/>
          </w:rPr>
          <w:delText>Рисунок 2. Построение графика исходных данных</w:delText>
        </w:r>
      </w:del>
    </w:p>
    <w:p w:rsidR="0044084F" w:rsidRPr="0044084F" w:rsidDel="00263EA1" w:rsidRDefault="0044084F" w:rsidP="00263EA1">
      <w:pPr>
        <w:spacing w:line="276" w:lineRule="auto"/>
        <w:ind w:firstLine="851"/>
        <w:jc w:val="both"/>
        <w:rPr>
          <w:del w:id="10" w:author="Николай Федоров" w:date="2019-05-13T21:23:00Z"/>
          <w:sz w:val="28"/>
          <w:szCs w:val="28"/>
        </w:rPr>
        <w:pPrChange w:id="11" w:author="Николай Федоров" w:date="2019-05-13T21:23:00Z">
          <w:pPr>
            <w:spacing w:line="276" w:lineRule="auto"/>
            <w:jc w:val="center"/>
          </w:pPr>
        </w:pPrChange>
      </w:pPr>
    </w:p>
    <w:p w:rsidR="00452AA2" w:rsidRPr="0044084F" w:rsidDel="00263EA1" w:rsidRDefault="00452AA2" w:rsidP="00263EA1">
      <w:pPr>
        <w:spacing w:line="276" w:lineRule="auto"/>
        <w:ind w:firstLine="851"/>
        <w:jc w:val="both"/>
        <w:rPr>
          <w:del w:id="12" w:author="Николай Федоров" w:date="2019-05-13T21:23:00Z"/>
          <w:sz w:val="28"/>
          <w:szCs w:val="28"/>
        </w:rPr>
        <w:pPrChange w:id="13" w:author="Николай Федоров" w:date="2019-05-13T21:23:00Z">
          <w:pPr>
            <w:spacing w:line="276" w:lineRule="auto"/>
            <w:jc w:val="both"/>
          </w:pPr>
        </w:pPrChange>
      </w:pPr>
      <w:del w:id="14" w:author="Николай Федоров" w:date="2019-05-13T21:23:00Z">
        <w:r w:rsidRPr="0044084F" w:rsidDel="00263EA1">
          <w:rPr>
            <w:sz w:val="28"/>
            <w:szCs w:val="28"/>
          </w:rPr>
          <w:delText>Получаем следующий результат:</w:delText>
        </w:r>
      </w:del>
    </w:p>
    <w:p w:rsidR="00452AA2" w:rsidRDefault="00452AA2" w:rsidP="00263EA1">
      <w:pPr>
        <w:spacing w:line="276" w:lineRule="auto"/>
        <w:ind w:firstLine="851"/>
        <w:jc w:val="both"/>
        <w:rPr>
          <w:sz w:val="28"/>
          <w:szCs w:val="28"/>
        </w:rPr>
        <w:pPrChange w:id="15" w:author="Николай Федоров" w:date="2019-05-13T21:23:00Z">
          <w:pPr>
            <w:spacing w:line="276" w:lineRule="auto"/>
            <w:jc w:val="center"/>
          </w:pPr>
        </w:pPrChange>
      </w:pPr>
      <w:del w:id="16" w:author="Николай Федоров" w:date="2019-05-13T21:23:00Z">
        <w:r w:rsidRPr="0044084F" w:rsidDel="00263EA1">
          <w:rPr>
            <w:sz w:val="28"/>
            <w:szCs w:val="28"/>
          </w:rPr>
          <w:object w:dxaOrig="6495" w:dyaOrig="4872">
            <v:shape id="_x0000_i1026" type="#_x0000_t75" style="width:324.85pt;height:243.45pt" o:ole="">
              <v:imagedata r:id="rId10" o:title=""/>
            </v:shape>
            <o:OLEObject Type="Embed" ProgID="STATISTICA.Graph" ShapeID="_x0000_i1026" DrawAspect="Content" ObjectID="_1619292093" r:id="rId11">
              <o:FieldCodes>\s</o:FieldCodes>
            </o:OLEObject>
          </w:object>
        </w:r>
      </w:del>
    </w:p>
    <w:p w:rsidR="001073E1" w:rsidRPr="0044084F" w:rsidRDefault="001073E1" w:rsidP="0044084F">
      <w:pPr>
        <w:spacing w:line="276" w:lineRule="auto"/>
        <w:jc w:val="center"/>
        <w:rPr>
          <w:sz w:val="28"/>
          <w:szCs w:val="28"/>
        </w:rPr>
      </w:pPr>
      <w:r w:rsidRPr="001073E1">
        <w:rPr>
          <w:noProof/>
          <w:sz w:val="28"/>
          <w:szCs w:val="28"/>
        </w:rPr>
        <w:lastRenderedPageBreak/>
        <w:drawing>
          <wp:inline distT="0" distB="0" distL="0" distR="0">
            <wp:extent cx="4811485" cy="3581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04" b="19818"/>
                    <a:stretch/>
                  </pic:blipFill>
                  <pic:spPr bwMode="auto">
                    <a:xfrm>
                      <a:off x="0" y="0"/>
                      <a:ext cx="481148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AA2" w:rsidRDefault="00452AA2" w:rsidP="0044084F">
      <w:pPr>
        <w:spacing w:line="276" w:lineRule="auto"/>
        <w:jc w:val="center"/>
        <w:rPr>
          <w:sz w:val="28"/>
          <w:szCs w:val="28"/>
        </w:rPr>
      </w:pPr>
      <w:r w:rsidRPr="0044084F">
        <w:rPr>
          <w:sz w:val="28"/>
          <w:szCs w:val="28"/>
        </w:rPr>
        <w:t xml:space="preserve">Рисунок </w:t>
      </w:r>
      <w:ins w:id="17" w:author="Николай Федоров" w:date="2019-05-13T21:24:00Z">
        <w:r w:rsidR="00263EA1">
          <w:rPr>
            <w:sz w:val="28"/>
            <w:szCs w:val="28"/>
          </w:rPr>
          <w:t>2</w:t>
        </w:r>
      </w:ins>
      <w:del w:id="18" w:author="Николай Федоров" w:date="2019-05-13T21:24:00Z">
        <w:r w:rsidRPr="0044084F" w:rsidDel="00263EA1">
          <w:rPr>
            <w:sz w:val="28"/>
            <w:szCs w:val="28"/>
          </w:rPr>
          <w:delText>3</w:delText>
        </w:r>
      </w:del>
      <w:r w:rsidRPr="0044084F">
        <w:rPr>
          <w:sz w:val="28"/>
          <w:szCs w:val="28"/>
        </w:rPr>
        <w:t>. Линейный график исходных данных</w:t>
      </w:r>
    </w:p>
    <w:p w:rsidR="0044084F" w:rsidRPr="0044084F" w:rsidRDefault="0044084F" w:rsidP="0044084F">
      <w:pPr>
        <w:spacing w:line="276" w:lineRule="auto"/>
        <w:jc w:val="center"/>
        <w:rPr>
          <w:sz w:val="28"/>
          <w:szCs w:val="28"/>
        </w:rPr>
      </w:pPr>
    </w:p>
    <w:p w:rsidR="00452AA2" w:rsidRPr="0044084F" w:rsidRDefault="00452AA2" w:rsidP="0044084F">
      <w:pPr>
        <w:spacing w:line="276" w:lineRule="auto"/>
        <w:ind w:firstLine="851"/>
        <w:jc w:val="both"/>
        <w:rPr>
          <w:sz w:val="28"/>
          <w:szCs w:val="28"/>
        </w:rPr>
      </w:pPr>
      <w:r w:rsidRPr="0044084F">
        <w:rPr>
          <w:sz w:val="28"/>
          <w:szCs w:val="28"/>
        </w:rPr>
        <w:t xml:space="preserve">Видим, что график имеет явно возрастающий линейный тренд, а также имеет явную периодичность. </w:t>
      </w:r>
      <w:del w:id="19" w:author="Николай Федоров" w:date="2019-05-13T21:24:00Z">
        <w:r w:rsidRPr="0044084F" w:rsidDel="00263EA1">
          <w:rPr>
            <w:sz w:val="28"/>
            <w:szCs w:val="28"/>
          </w:rPr>
          <w:delText xml:space="preserve">Не всегда периодичность можно определить на глаз. Для этого можно воспользоваться кнопкой увеличения графика. Для этого необходимо в панели выбрать </w:delText>
        </w:r>
        <w:r w:rsidRPr="00B61D4E" w:rsidDel="00263EA1">
          <w:rPr>
            <w:b/>
            <w:sz w:val="28"/>
            <w:szCs w:val="28"/>
            <w:lang w:val="en-US"/>
          </w:rPr>
          <w:delText>Edit</w:delText>
        </w:r>
        <w:r w:rsidRPr="00B61D4E" w:rsidDel="00263EA1">
          <w:rPr>
            <w:b/>
            <w:sz w:val="28"/>
            <w:szCs w:val="28"/>
          </w:rPr>
          <w:delText>-Правка</w:delText>
        </w:r>
        <w:r w:rsidRPr="0044084F" w:rsidDel="00263EA1">
          <w:rPr>
            <w:sz w:val="28"/>
            <w:szCs w:val="28"/>
          </w:rPr>
          <w:delText xml:space="preserve">, и далее кнопку </w:delText>
        </w:r>
        <w:r w:rsidRPr="00B61D4E" w:rsidDel="00263EA1">
          <w:rPr>
            <w:b/>
            <w:sz w:val="28"/>
            <w:szCs w:val="28"/>
            <w:lang w:val="en-US"/>
          </w:rPr>
          <w:delText>Zoom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in</w:delText>
        </w:r>
        <w:r w:rsidRPr="00B61D4E" w:rsidDel="00263EA1">
          <w:rPr>
            <w:b/>
            <w:sz w:val="28"/>
            <w:szCs w:val="28"/>
          </w:rPr>
          <w:delText>-Увеличение</w:delText>
        </w:r>
        <w:r w:rsidRPr="0044084F" w:rsidDel="00263EA1">
          <w:rPr>
            <w:sz w:val="28"/>
            <w:szCs w:val="28"/>
          </w:rPr>
          <w:delText xml:space="preserve">. Выделяем небольшой участок на графике и получаем следующий результат: </w:delText>
        </w:r>
      </w:del>
      <w:ins w:id="20" w:author="Николай Федоров" w:date="2019-05-13T21:24:00Z">
        <w:r w:rsidR="00263EA1">
          <w:rPr>
            <w:sz w:val="28"/>
            <w:szCs w:val="28"/>
          </w:rPr>
          <w:t>Увеличим определенный отрезок графика чтобы точно определить периодичность</w:t>
        </w:r>
      </w:ins>
    </w:p>
    <w:p w:rsidR="00452AA2" w:rsidRDefault="00452AA2" w:rsidP="0044084F">
      <w:pPr>
        <w:spacing w:line="276" w:lineRule="auto"/>
        <w:ind w:firstLine="851"/>
        <w:jc w:val="center"/>
        <w:rPr>
          <w:sz w:val="28"/>
          <w:szCs w:val="28"/>
        </w:rPr>
      </w:pPr>
      <w:del w:id="21" w:author="Николай Федоров" w:date="2019-05-13T21:24:00Z">
        <w:r w:rsidRPr="0044084F" w:rsidDel="00263EA1">
          <w:rPr>
            <w:sz w:val="28"/>
            <w:szCs w:val="28"/>
          </w:rPr>
          <w:object w:dxaOrig="7261" w:dyaOrig="5443">
            <v:shape id="_x0000_i1027" type="#_x0000_t75" style="width:363.45pt;height:272.55pt" o:ole="">
              <v:imagedata r:id="rId13" o:title=""/>
            </v:shape>
            <o:OLEObject Type="Embed" ProgID="STATISTICA.Graph" ShapeID="_x0000_i1027" DrawAspect="Content" ObjectID="_1619292094" r:id="rId14">
              <o:FieldCodes>\s</o:FieldCodes>
            </o:OLEObject>
          </w:object>
        </w:r>
      </w:del>
    </w:p>
    <w:p w:rsidR="001073E1" w:rsidRPr="0044084F" w:rsidRDefault="001073E1" w:rsidP="0044084F">
      <w:pPr>
        <w:spacing w:line="276" w:lineRule="auto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3BB064" wp14:editId="744816C9">
            <wp:extent cx="4010297" cy="30307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364" cy="30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A2" w:rsidRDefault="00452AA2" w:rsidP="0044084F">
      <w:pPr>
        <w:spacing w:line="276" w:lineRule="auto"/>
        <w:ind w:firstLine="851"/>
        <w:jc w:val="center"/>
        <w:rPr>
          <w:sz w:val="28"/>
          <w:szCs w:val="28"/>
        </w:rPr>
      </w:pPr>
      <w:r w:rsidRPr="0044084F">
        <w:rPr>
          <w:sz w:val="28"/>
          <w:szCs w:val="28"/>
        </w:rPr>
        <w:t xml:space="preserve">Рисунок </w:t>
      </w:r>
      <w:ins w:id="22" w:author="Николай Федоров" w:date="2019-05-13T21:24:00Z">
        <w:r w:rsidR="00263EA1">
          <w:rPr>
            <w:sz w:val="28"/>
            <w:szCs w:val="28"/>
          </w:rPr>
          <w:t>3</w:t>
        </w:r>
      </w:ins>
      <w:del w:id="23" w:author="Николай Федоров" w:date="2019-05-13T21:23:00Z">
        <w:r w:rsidRPr="0044084F" w:rsidDel="00263EA1">
          <w:rPr>
            <w:sz w:val="28"/>
            <w:szCs w:val="28"/>
          </w:rPr>
          <w:delText>4</w:delText>
        </w:r>
      </w:del>
      <w:r w:rsidRPr="0044084F">
        <w:rPr>
          <w:sz w:val="28"/>
          <w:szCs w:val="28"/>
        </w:rPr>
        <w:t>. Увеличение графика</w:t>
      </w:r>
    </w:p>
    <w:p w:rsidR="0044084F" w:rsidRPr="0044084F" w:rsidRDefault="0044084F" w:rsidP="0044084F">
      <w:pPr>
        <w:spacing w:line="276" w:lineRule="auto"/>
        <w:ind w:firstLine="851"/>
        <w:jc w:val="center"/>
        <w:rPr>
          <w:sz w:val="28"/>
          <w:szCs w:val="28"/>
        </w:rPr>
      </w:pPr>
    </w:p>
    <w:p w:rsidR="00452AA2" w:rsidRPr="0044084F" w:rsidDel="00263EA1" w:rsidRDefault="00452AA2" w:rsidP="00263EA1">
      <w:pPr>
        <w:spacing w:line="276" w:lineRule="auto"/>
        <w:ind w:firstLine="851"/>
        <w:jc w:val="both"/>
        <w:rPr>
          <w:del w:id="24" w:author="Николай Федоров" w:date="2019-05-13T21:25:00Z"/>
          <w:sz w:val="28"/>
          <w:szCs w:val="28"/>
        </w:rPr>
      </w:pPr>
      <w:r w:rsidRPr="0044084F">
        <w:rPr>
          <w:sz w:val="28"/>
          <w:szCs w:val="28"/>
        </w:rPr>
        <w:t xml:space="preserve">Из данного графика видно, что период равен 4-ем кварталам. </w:t>
      </w:r>
      <w:del w:id="25" w:author="Николай Федоров" w:date="2019-05-13T21:25:00Z">
        <w:r w:rsidRPr="0044084F" w:rsidDel="00263EA1">
          <w:rPr>
            <w:sz w:val="28"/>
            <w:szCs w:val="28"/>
          </w:rPr>
          <w:delText>Также можно воспользоваться</w:delText>
        </w:r>
      </w:del>
      <w:ins w:id="26" w:author="Николай Федоров" w:date="2019-05-13T21:25:00Z">
        <w:r w:rsidR="00263EA1">
          <w:rPr>
            <w:sz w:val="28"/>
            <w:szCs w:val="28"/>
          </w:rPr>
          <w:t>Для подтверждения воспользуемся</w:t>
        </w:r>
      </w:ins>
      <w:r w:rsidRPr="0044084F">
        <w:rPr>
          <w:sz w:val="28"/>
          <w:szCs w:val="28"/>
        </w:rPr>
        <w:t xml:space="preserve"> более аналитическим методом - спектральным анализом Фурье. </w:t>
      </w:r>
      <w:del w:id="27" w:author="Николай Федоров" w:date="2019-05-13T21:25:00Z">
        <w:r w:rsidRPr="0044084F" w:rsidDel="00263EA1">
          <w:rPr>
            <w:sz w:val="28"/>
            <w:szCs w:val="28"/>
          </w:rPr>
          <w:delText xml:space="preserve">Для этого запускаем в панели </w:delText>
        </w:r>
        <w:r w:rsidRPr="00B61D4E" w:rsidDel="00263EA1">
          <w:rPr>
            <w:b/>
            <w:sz w:val="28"/>
            <w:szCs w:val="28"/>
            <w:lang w:val="en-US"/>
          </w:rPr>
          <w:delText>Statistics</w:delText>
        </w:r>
        <w:r w:rsidRPr="00B61D4E" w:rsidDel="00263EA1">
          <w:rPr>
            <w:b/>
            <w:sz w:val="28"/>
            <w:szCs w:val="28"/>
          </w:rPr>
          <w:delText xml:space="preserve">-Анализ,  </w:delText>
        </w:r>
        <w:r w:rsidRPr="00B61D4E" w:rsidDel="00263EA1">
          <w:rPr>
            <w:b/>
            <w:sz w:val="28"/>
            <w:szCs w:val="28"/>
            <w:lang w:val="en-US"/>
          </w:rPr>
          <w:delText>Advanced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Models</w:delText>
        </w:r>
        <w:r w:rsidRPr="00B61D4E" w:rsidDel="00263EA1">
          <w:rPr>
            <w:b/>
            <w:sz w:val="28"/>
            <w:szCs w:val="28"/>
          </w:rPr>
          <w:delText xml:space="preserve">-Углубленные методы, </w:delText>
        </w:r>
        <w:r w:rsidRPr="00B61D4E" w:rsidDel="00263EA1">
          <w:rPr>
            <w:b/>
            <w:sz w:val="28"/>
            <w:szCs w:val="28"/>
            <w:lang w:val="en-US"/>
          </w:rPr>
          <w:delText>Time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series</w:delText>
        </w:r>
        <w:r w:rsidRPr="00B61D4E" w:rsidDel="00263EA1">
          <w:rPr>
            <w:b/>
            <w:sz w:val="28"/>
            <w:szCs w:val="28"/>
          </w:rPr>
          <w:delText>/</w:delText>
        </w:r>
        <w:r w:rsidRPr="00B61D4E" w:rsidDel="00263EA1">
          <w:rPr>
            <w:b/>
            <w:sz w:val="28"/>
            <w:szCs w:val="28"/>
            <w:lang w:val="en-US"/>
          </w:rPr>
          <w:delText>Forecasting</w:delText>
        </w:r>
        <w:r w:rsidRPr="00B61D4E" w:rsidDel="00263EA1">
          <w:rPr>
            <w:b/>
            <w:sz w:val="28"/>
            <w:szCs w:val="28"/>
          </w:rPr>
          <w:delText>-Временные ряды/Прогнозирование</w:delText>
        </w:r>
        <w:r w:rsidR="007A358B" w:rsidRPr="0044084F" w:rsidDel="00263EA1">
          <w:rPr>
            <w:sz w:val="28"/>
            <w:szCs w:val="28"/>
          </w:rPr>
          <w:delText>.</w:delText>
        </w:r>
      </w:del>
    </w:p>
    <w:p w:rsidR="007A358B" w:rsidRPr="0044084F" w:rsidDel="00263EA1" w:rsidRDefault="007A358B" w:rsidP="00263EA1">
      <w:pPr>
        <w:spacing w:line="276" w:lineRule="auto"/>
        <w:ind w:firstLine="851"/>
        <w:jc w:val="both"/>
        <w:rPr>
          <w:del w:id="28" w:author="Николай Федоров" w:date="2019-05-13T21:25:00Z"/>
          <w:sz w:val="28"/>
          <w:szCs w:val="28"/>
        </w:rPr>
        <w:pPrChange w:id="29" w:author="Николай Федоров" w:date="2019-05-13T21:25:00Z">
          <w:pPr>
            <w:spacing w:line="276" w:lineRule="auto"/>
            <w:ind w:firstLine="851"/>
            <w:jc w:val="center"/>
          </w:pPr>
        </w:pPrChange>
      </w:pPr>
      <w:del w:id="30" w:author="Николай Федоров" w:date="2019-05-13T21:25:00Z">
        <w:r w:rsidRPr="0044084F" w:rsidDel="00263EA1">
          <w:rPr>
            <w:noProof/>
            <w:sz w:val="28"/>
            <w:szCs w:val="28"/>
          </w:rPr>
          <w:drawing>
            <wp:inline distT="0" distB="0" distL="0" distR="0">
              <wp:extent cx="3762375" cy="2588998"/>
              <wp:effectExtent l="19050" t="0" r="9525" b="0"/>
              <wp:docPr id="27" name="Рисунок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62375" cy="258899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7A358B" w:rsidDel="00263EA1" w:rsidRDefault="007A358B" w:rsidP="00263EA1">
      <w:pPr>
        <w:spacing w:line="276" w:lineRule="auto"/>
        <w:ind w:firstLine="851"/>
        <w:jc w:val="both"/>
        <w:rPr>
          <w:del w:id="31" w:author="Николай Федоров" w:date="2019-05-13T21:25:00Z"/>
          <w:sz w:val="28"/>
          <w:szCs w:val="28"/>
        </w:rPr>
        <w:pPrChange w:id="32" w:author="Николай Федоров" w:date="2019-05-13T21:25:00Z">
          <w:pPr>
            <w:spacing w:line="276" w:lineRule="auto"/>
            <w:ind w:firstLine="851"/>
            <w:jc w:val="center"/>
          </w:pPr>
        </w:pPrChange>
      </w:pPr>
      <w:del w:id="33" w:author="Николай Федоров" w:date="2019-05-13T21:25:00Z">
        <w:r w:rsidRPr="0044084F" w:rsidDel="00263EA1">
          <w:rPr>
            <w:sz w:val="28"/>
            <w:szCs w:val="28"/>
          </w:rPr>
          <w:delText>Рисунок 5. Выбор инструмента</w:delText>
        </w:r>
      </w:del>
    </w:p>
    <w:p w:rsidR="0044084F" w:rsidRPr="0044084F" w:rsidDel="00263EA1" w:rsidRDefault="0044084F" w:rsidP="00263EA1">
      <w:pPr>
        <w:spacing w:line="276" w:lineRule="auto"/>
        <w:ind w:firstLine="851"/>
        <w:jc w:val="both"/>
        <w:rPr>
          <w:del w:id="34" w:author="Николай Федоров" w:date="2019-05-13T21:25:00Z"/>
          <w:sz w:val="28"/>
          <w:szCs w:val="28"/>
        </w:rPr>
        <w:pPrChange w:id="35" w:author="Николай Федоров" w:date="2019-05-13T21:25:00Z">
          <w:pPr>
            <w:spacing w:line="276" w:lineRule="auto"/>
            <w:ind w:firstLine="851"/>
            <w:jc w:val="center"/>
          </w:pPr>
        </w:pPrChange>
      </w:pPr>
    </w:p>
    <w:p w:rsidR="007A358B" w:rsidRPr="0044084F" w:rsidDel="00263EA1" w:rsidRDefault="007A358B" w:rsidP="00263EA1">
      <w:pPr>
        <w:spacing w:line="276" w:lineRule="auto"/>
        <w:ind w:firstLine="851"/>
        <w:jc w:val="both"/>
        <w:rPr>
          <w:del w:id="36" w:author="Николай Федоров" w:date="2019-05-13T21:26:00Z"/>
          <w:sz w:val="28"/>
          <w:szCs w:val="28"/>
        </w:rPr>
      </w:pPr>
      <w:del w:id="37" w:author="Николай Федоров" w:date="2019-05-13T21:25:00Z">
        <w:r w:rsidRPr="0044084F" w:rsidDel="00263EA1">
          <w:rPr>
            <w:sz w:val="28"/>
            <w:szCs w:val="28"/>
          </w:rPr>
          <w:delText>Получаем следующее окно:</w:delText>
        </w:r>
      </w:del>
    </w:p>
    <w:p w:rsidR="007A358B" w:rsidRPr="0044084F" w:rsidDel="00263EA1" w:rsidRDefault="007A358B" w:rsidP="0044084F">
      <w:pPr>
        <w:spacing w:line="276" w:lineRule="auto"/>
        <w:ind w:firstLine="851"/>
        <w:jc w:val="center"/>
        <w:rPr>
          <w:del w:id="38" w:author="Николай Федоров" w:date="2019-05-13T21:26:00Z"/>
          <w:sz w:val="28"/>
          <w:szCs w:val="28"/>
        </w:rPr>
      </w:pPr>
      <w:del w:id="39" w:author="Николай Федоров" w:date="2019-05-13T21:26:00Z">
        <w:r w:rsidRPr="0044084F" w:rsidDel="00263EA1">
          <w:rPr>
            <w:noProof/>
            <w:sz w:val="28"/>
            <w:szCs w:val="28"/>
          </w:rPr>
          <w:drawing>
            <wp:inline distT="0" distB="0" distL="0" distR="0">
              <wp:extent cx="4057650" cy="3021238"/>
              <wp:effectExtent l="19050" t="0" r="0" b="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57650" cy="302123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7A358B" w:rsidDel="00263EA1" w:rsidRDefault="007A358B" w:rsidP="0044084F">
      <w:pPr>
        <w:spacing w:line="276" w:lineRule="auto"/>
        <w:ind w:firstLine="851"/>
        <w:jc w:val="center"/>
        <w:rPr>
          <w:del w:id="40" w:author="Николай Федоров" w:date="2019-05-13T21:26:00Z"/>
          <w:sz w:val="28"/>
          <w:szCs w:val="28"/>
        </w:rPr>
      </w:pPr>
      <w:del w:id="41" w:author="Николай Федоров" w:date="2019-05-13T21:26:00Z">
        <w:r w:rsidRPr="0044084F" w:rsidDel="00263EA1">
          <w:rPr>
            <w:sz w:val="28"/>
            <w:szCs w:val="28"/>
          </w:rPr>
          <w:delText xml:space="preserve">Рисунок </w:delText>
        </w:r>
      </w:del>
      <w:del w:id="42" w:author="Николай Федоров" w:date="2019-05-13T21:25:00Z">
        <w:r w:rsidRPr="0044084F" w:rsidDel="00263EA1">
          <w:rPr>
            <w:sz w:val="28"/>
            <w:szCs w:val="28"/>
          </w:rPr>
          <w:delText>6</w:delText>
        </w:r>
      </w:del>
      <w:del w:id="43" w:author="Николай Федоров" w:date="2019-05-13T21:26:00Z">
        <w:r w:rsidRPr="0044084F" w:rsidDel="00263EA1">
          <w:rPr>
            <w:sz w:val="28"/>
            <w:szCs w:val="28"/>
          </w:rPr>
          <w:delText>. Спектральный анализ Фурье</w:delText>
        </w:r>
      </w:del>
    </w:p>
    <w:p w:rsidR="0044084F" w:rsidRPr="0044084F" w:rsidDel="00263EA1" w:rsidRDefault="0044084F" w:rsidP="0044084F">
      <w:pPr>
        <w:spacing w:line="276" w:lineRule="auto"/>
        <w:ind w:firstLine="851"/>
        <w:jc w:val="center"/>
        <w:rPr>
          <w:del w:id="44" w:author="Николай Федоров" w:date="2019-05-13T21:26:00Z"/>
          <w:sz w:val="28"/>
          <w:szCs w:val="28"/>
        </w:rPr>
      </w:pPr>
    </w:p>
    <w:p w:rsidR="007A358B" w:rsidRPr="0044084F" w:rsidDel="00263EA1" w:rsidRDefault="007A358B" w:rsidP="0044084F">
      <w:pPr>
        <w:spacing w:line="276" w:lineRule="auto"/>
        <w:ind w:firstLine="851"/>
        <w:jc w:val="both"/>
        <w:rPr>
          <w:del w:id="45" w:author="Николай Федоров" w:date="2019-05-13T21:26:00Z"/>
          <w:sz w:val="28"/>
          <w:szCs w:val="28"/>
        </w:rPr>
      </w:pPr>
      <w:del w:id="46" w:author="Николай Федоров" w:date="2019-05-13T21:26:00Z">
        <w:r w:rsidRPr="0044084F" w:rsidDel="00263EA1">
          <w:rPr>
            <w:sz w:val="28"/>
            <w:szCs w:val="28"/>
          </w:rPr>
          <w:delText xml:space="preserve">В данном окне необходимо выбрать </w:delText>
        </w:r>
        <w:r w:rsidRPr="00B61D4E" w:rsidDel="00263EA1">
          <w:rPr>
            <w:b/>
            <w:sz w:val="28"/>
            <w:szCs w:val="28"/>
            <w:lang w:val="en-US"/>
          </w:rPr>
          <w:delText>Spectral</w:delText>
        </w:r>
        <w:r w:rsidRPr="00B61D4E" w:rsidDel="00263EA1">
          <w:rPr>
            <w:b/>
            <w:sz w:val="28"/>
            <w:szCs w:val="28"/>
          </w:rPr>
          <w:delText xml:space="preserve"> (</w:delText>
        </w:r>
        <w:r w:rsidRPr="00B61D4E" w:rsidDel="00263EA1">
          <w:rPr>
            <w:b/>
            <w:sz w:val="28"/>
            <w:szCs w:val="28"/>
            <w:lang w:val="en-US"/>
          </w:rPr>
          <w:delText>Fourier</w:delText>
        </w:r>
        <w:r w:rsidRPr="00B61D4E" w:rsidDel="00263EA1">
          <w:rPr>
            <w:b/>
            <w:sz w:val="28"/>
            <w:szCs w:val="28"/>
          </w:rPr>
          <w:delText xml:space="preserve">) </w:delText>
        </w:r>
        <w:r w:rsidRPr="00B61D4E" w:rsidDel="00263EA1">
          <w:rPr>
            <w:b/>
            <w:sz w:val="28"/>
            <w:szCs w:val="28"/>
            <w:lang w:val="en-US"/>
          </w:rPr>
          <w:delText>analysis</w:delText>
        </w:r>
        <w:r w:rsidRPr="00B61D4E" w:rsidDel="00263EA1">
          <w:rPr>
            <w:b/>
            <w:sz w:val="28"/>
            <w:szCs w:val="28"/>
          </w:rPr>
          <w:delText>-Спектральный анализ Фурье</w:delText>
        </w:r>
        <w:r w:rsidRPr="0044084F" w:rsidDel="00263EA1">
          <w:rPr>
            <w:sz w:val="28"/>
            <w:szCs w:val="28"/>
          </w:rPr>
          <w:delText>. Получаем следующее окно:</w:delText>
        </w:r>
      </w:del>
    </w:p>
    <w:p w:rsidR="007A358B" w:rsidRPr="0044084F" w:rsidDel="00263EA1" w:rsidRDefault="007A358B" w:rsidP="0044084F">
      <w:pPr>
        <w:spacing w:line="276" w:lineRule="auto"/>
        <w:ind w:firstLine="851"/>
        <w:jc w:val="center"/>
        <w:rPr>
          <w:del w:id="47" w:author="Николай Федоров" w:date="2019-05-13T21:26:00Z"/>
          <w:sz w:val="28"/>
          <w:szCs w:val="28"/>
        </w:rPr>
      </w:pPr>
      <w:del w:id="48" w:author="Николай Федоров" w:date="2019-05-13T21:26:00Z">
        <w:r w:rsidRPr="0044084F" w:rsidDel="00263EA1">
          <w:rPr>
            <w:noProof/>
            <w:sz w:val="28"/>
            <w:szCs w:val="28"/>
          </w:rPr>
          <w:drawing>
            <wp:inline distT="0" distB="0" distL="0" distR="0">
              <wp:extent cx="3571875" cy="2795380"/>
              <wp:effectExtent l="19050" t="0" r="9525" b="0"/>
              <wp:docPr id="36" name="Рисунок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71875" cy="27953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7A358B" w:rsidRPr="0044084F" w:rsidDel="00263EA1" w:rsidRDefault="007A358B" w:rsidP="0044084F">
      <w:pPr>
        <w:spacing w:line="276" w:lineRule="auto"/>
        <w:ind w:firstLine="851"/>
        <w:jc w:val="center"/>
        <w:rPr>
          <w:del w:id="49" w:author="Николай Федоров" w:date="2019-05-13T21:26:00Z"/>
          <w:sz w:val="28"/>
          <w:szCs w:val="28"/>
        </w:rPr>
      </w:pPr>
      <w:del w:id="50" w:author="Николай Федоров" w:date="2019-05-13T21:26:00Z">
        <w:r w:rsidRPr="0044084F" w:rsidDel="00263EA1">
          <w:rPr>
            <w:sz w:val="28"/>
            <w:szCs w:val="28"/>
          </w:rPr>
          <w:delText>Рисунок 7. Одномерный анализ Фурье</w:delText>
        </w:r>
      </w:del>
    </w:p>
    <w:p w:rsidR="007A358B" w:rsidRPr="0044084F" w:rsidDel="00263EA1" w:rsidRDefault="007A358B" w:rsidP="0044084F">
      <w:pPr>
        <w:spacing w:line="276" w:lineRule="auto"/>
        <w:ind w:firstLine="851"/>
        <w:jc w:val="both"/>
        <w:rPr>
          <w:del w:id="51" w:author="Николай Федоров" w:date="2019-05-13T21:26:00Z"/>
          <w:sz w:val="28"/>
          <w:szCs w:val="28"/>
        </w:rPr>
      </w:pPr>
    </w:p>
    <w:p w:rsidR="007A358B" w:rsidRPr="0044084F" w:rsidDel="00263EA1" w:rsidRDefault="007A358B" w:rsidP="0044084F">
      <w:pPr>
        <w:spacing w:line="276" w:lineRule="auto"/>
        <w:ind w:firstLine="851"/>
        <w:jc w:val="both"/>
        <w:rPr>
          <w:del w:id="52" w:author="Николай Федоров" w:date="2019-05-13T21:26:00Z"/>
          <w:sz w:val="28"/>
          <w:szCs w:val="28"/>
        </w:rPr>
      </w:pPr>
      <w:del w:id="53" w:author="Николай Федоров" w:date="2019-05-13T21:26:00Z">
        <w:r w:rsidRPr="0044084F" w:rsidDel="00263EA1">
          <w:rPr>
            <w:sz w:val="28"/>
            <w:szCs w:val="28"/>
          </w:rPr>
          <w:delText xml:space="preserve">В данном окне запускаем </w:delText>
        </w:r>
        <w:r w:rsidRPr="00B61D4E" w:rsidDel="00263EA1">
          <w:rPr>
            <w:b/>
            <w:sz w:val="28"/>
            <w:szCs w:val="28"/>
            <w:lang w:val="en-US"/>
          </w:rPr>
          <w:delText>Single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series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Fourier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analysis</w:delText>
        </w:r>
        <w:r w:rsidRPr="00B61D4E" w:rsidDel="00263EA1">
          <w:rPr>
            <w:b/>
            <w:sz w:val="28"/>
            <w:szCs w:val="28"/>
          </w:rPr>
          <w:delText>-Одномерный анализ Фурье</w:delText>
        </w:r>
        <w:r w:rsidRPr="0044084F" w:rsidDel="00263EA1">
          <w:rPr>
            <w:sz w:val="28"/>
            <w:szCs w:val="28"/>
          </w:rPr>
          <w:delText xml:space="preserve">. Выбираем </w:delText>
        </w:r>
        <w:r w:rsidRPr="00B61D4E" w:rsidDel="00263EA1">
          <w:rPr>
            <w:b/>
            <w:sz w:val="28"/>
            <w:szCs w:val="28"/>
            <w:lang w:val="en-US"/>
          </w:rPr>
          <w:delText>Period</w:delText>
        </w:r>
        <w:r w:rsidRPr="00B61D4E" w:rsidDel="00263EA1">
          <w:rPr>
            <w:b/>
            <w:sz w:val="28"/>
            <w:szCs w:val="28"/>
          </w:rPr>
          <w:delText xml:space="preserve">-Период </w:delText>
        </w:r>
        <w:r w:rsidRPr="00B61D4E" w:rsidDel="00263EA1">
          <w:rPr>
            <w:sz w:val="28"/>
            <w:szCs w:val="28"/>
          </w:rPr>
          <w:delText xml:space="preserve">и </w:delText>
        </w:r>
        <w:r w:rsidR="00B61D4E" w:rsidDel="00263EA1">
          <w:rPr>
            <w:b/>
            <w:sz w:val="28"/>
            <w:szCs w:val="28"/>
          </w:rPr>
          <w:delText xml:space="preserve"> </w:delText>
        </w:r>
        <w:r w:rsidR="00B61D4E" w:rsidRPr="00B61D4E" w:rsidDel="00263EA1">
          <w:rPr>
            <w:sz w:val="28"/>
            <w:szCs w:val="28"/>
          </w:rPr>
          <w:delText>нажимаем</w:delText>
        </w:r>
        <w:r w:rsid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Periodogram</w:delText>
        </w:r>
        <w:r w:rsidRPr="00B61D4E" w:rsidDel="00263EA1">
          <w:rPr>
            <w:b/>
            <w:sz w:val="28"/>
            <w:szCs w:val="28"/>
          </w:rPr>
          <w:delText>-Периодограмма</w:delText>
        </w:r>
        <w:r w:rsidRPr="0044084F" w:rsidDel="00263EA1">
          <w:rPr>
            <w:sz w:val="28"/>
            <w:szCs w:val="28"/>
          </w:rPr>
          <w:delText>:</w:delText>
        </w:r>
      </w:del>
    </w:p>
    <w:p w:rsidR="007A358B" w:rsidRPr="0044084F" w:rsidDel="00263EA1" w:rsidRDefault="007A358B" w:rsidP="0044084F">
      <w:pPr>
        <w:spacing w:line="276" w:lineRule="auto"/>
        <w:ind w:firstLine="851"/>
        <w:jc w:val="center"/>
        <w:rPr>
          <w:del w:id="54" w:author="Николай Федоров" w:date="2019-05-13T21:26:00Z"/>
          <w:sz w:val="28"/>
          <w:szCs w:val="28"/>
        </w:rPr>
      </w:pPr>
      <w:del w:id="55" w:author="Николай Федоров" w:date="2019-05-13T21:26:00Z">
        <w:r w:rsidRPr="0044084F" w:rsidDel="00263EA1">
          <w:rPr>
            <w:noProof/>
            <w:sz w:val="28"/>
            <w:szCs w:val="28"/>
          </w:rPr>
          <w:drawing>
            <wp:inline distT="0" distB="0" distL="0" distR="0">
              <wp:extent cx="3860448" cy="2752725"/>
              <wp:effectExtent l="19050" t="0" r="6702" b="0"/>
              <wp:docPr id="48" name="Рисунок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60448" cy="27527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7A358B" w:rsidDel="00263EA1" w:rsidRDefault="007A358B" w:rsidP="0044084F">
      <w:pPr>
        <w:spacing w:line="276" w:lineRule="auto"/>
        <w:ind w:firstLine="851"/>
        <w:jc w:val="center"/>
        <w:rPr>
          <w:del w:id="56" w:author="Николай Федоров" w:date="2019-05-13T21:26:00Z"/>
          <w:sz w:val="28"/>
          <w:szCs w:val="28"/>
        </w:rPr>
      </w:pPr>
      <w:del w:id="57" w:author="Николай Федоров" w:date="2019-05-13T21:26:00Z">
        <w:r w:rsidRPr="0044084F" w:rsidDel="00263EA1">
          <w:rPr>
            <w:sz w:val="28"/>
            <w:szCs w:val="28"/>
          </w:rPr>
          <w:delText>Рисунок 8. Выбор параметров</w:delText>
        </w:r>
      </w:del>
    </w:p>
    <w:p w:rsidR="0044084F" w:rsidRPr="0044084F" w:rsidDel="00263EA1" w:rsidRDefault="0044084F" w:rsidP="0044084F">
      <w:pPr>
        <w:spacing w:line="276" w:lineRule="auto"/>
        <w:ind w:firstLine="851"/>
        <w:jc w:val="center"/>
        <w:rPr>
          <w:del w:id="58" w:author="Николай Федоров" w:date="2019-05-13T21:26:00Z"/>
          <w:sz w:val="28"/>
          <w:szCs w:val="28"/>
        </w:rPr>
      </w:pPr>
    </w:p>
    <w:p w:rsidR="007A358B" w:rsidRPr="0044084F" w:rsidDel="00263EA1" w:rsidRDefault="007A358B" w:rsidP="0044084F">
      <w:pPr>
        <w:spacing w:line="276" w:lineRule="auto"/>
        <w:ind w:firstLine="851"/>
        <w:jc w:val="both"/>
        <w:rPr>
          <w:del w:id="59" w:author="Николай Федоров" w:date="2019-05-13T21:26:00Z"/>
          <w:sz w:val="28"/>
          <w:szCs w:val="28"/>
        </w:rPr>
      </w:pPr>
      <w:del w:id="60" w:author="Николай Федоров" w:date="2019-05-13T21:26:00Z">
        <w:r w:rsidRPr="0044084F" w:rsidDel="00263EA1">
          <w:rPr>
            <w:sz w:val="28"/>
            <w:szCs w:val="28"/>
          </w:rPr>
          <w:delText>Получаем следующий результат:</w:delText>
        </w:r>
      </w:del>
    </w:p>
    <w:p w:rsidR="007A358B" w:rsidRDefault="007A358B" w:rsidP="0044084F">
      <w:pPr>
        <w:spacing w:line="276" w:lineRule="auto"/>
        <w:jc w:val="center"/>
        <w:rPr>
          <w:sz w:val="28"/>
          <w:szCs w:val="28"/>
        </w:rPr>
      </w:pPr>
      <w:del w:id="61" w:author="Николай Федоров" w:date="2019-05-13T21:26:00Z">
        <w:r w:rsidRPr="0044084F" w:rsidDel="00263EA1">
          <w:rPr>
            <w:sz w:val="28"/>
            <w:szCs w:val="28"/>
          </w:rPr>
          <w:object w:dxaOrig="6451" w:dyaOrig="4839">
            <v:shape id="_x0000_i1028" type="#_x0000_t75" style="width:322.3pt;height:242.55pt" o:ole="">
              <v:imagedata r:id="rId20" o:title=""/>
            </v:shape>
            <o:OLEObject Type="Embed" ProgID="STATISTICA.Graph" ShapeID="_x0000_i1028" DrawAspect="Content" ObjectID="_1619292095" r:id="rId21">
              <o:FieldCodes>\s</o:FieldCodes>
            </o:OLEObject>
          </w:object>
        </w:r>
      </w:del>
    </w:p>
    <w:p w:rsidR="00713A1E" w:rsidRPr="0044084F" w:rsidRDefault="00713A1E" w:rsidP="0044084F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DE5D42" wp14:editId="4E2AB773">
            <wp:extent cx="5940425" cy="4499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8B" w:rsidRDefault="007A358B" w:rsidP="0044084F">
      <w:pPr>
        <w:spacing w:line="276" w:lineRule="auto"/>
        <w:jc w:val="center"/>
        <w:rPr>
          <w:sz w:val="28"/>
          <w:szCs w:val="28"/>
        </w:rPr>
      </w:pPr>
      <w:r w:rsidRPr="0044084F">
        <w:rPr>
          <w:sz w:val="28"/>
          <w:szCs w:val="28"/>
        </w:rPr>
        <w:t xml:space="preserve">Рисунок </w:t>
      </w:r>
      <w:ins w:id="62" w:author="Николай Федоров" w:date="2019-05-13T21:28:00Z">
        <w:r w:rsidR="00263EA1">
          <w:rPr>
            <w:sz w:val="28"/>
            <w:szCs w:val="28"/>
          </w:rPr>
          <w:t>4</w:t>
        </w:r>
      </w:ins>
      <w:del w:id="63" w:author="Николай Федоров" w:date="2019-05-13T21:28:00Z">
        <w:r w:rsidRPr="0044084F" w:rsidDel="00263EA1">
          <w:rPr>
            <w:sz w:val="28"/>
            <w:szCs w:val="28"/>
          </w:rPr>
          <w:delText>9</w:delText>
        </w:r>
      </w:del>
      <w:r w:rsidRPr="0044084F">
        <w:rPr>
          <w:sz w:val="28"/>
          <w:szCs w:val="28"/>
        </w:rPr>
        <w:t>. Периодограмма</w:t>
      </w:r>
      <w:ins w:id="64" w:author="Николай Федоров" w:date="2019-05-13T21:26:00Z">
        <w:r w:rsidR="00263EA1">
          <w:rPr>
            <w:sz w:val="28"/>
            <w:szCs w:val="28"/>
          </w:rPr>
          <w:t xml:space="preserve"> по спектральному одномерному анализу Фурье</w:t>
        </w:r>
      </w:ins>
    </w:p>
    <w:p w:rsidR="0044084F" w:rsidRPr="0044084F" w:rsidRDefault="0044084F" w:rsidP="0044084F">
      <w:pPr>
        <w:spacing w:line="276" w:lineRule="auto"/>
        <w:ind w:firstLine="851"/>
        <w:jc w:val="both"/>
        <w:rPr>
          <w:sz w:val="28"/>
          <w:szCs w:val="28"/>
        </w:rPr>
      </w:pPr>
    </w:p>
    <w:p w:rsidR="0044084F" w:rsidRPr="0044084F" w:rsidRDefault="007A358B" w:rsidP="0044084F">
      <w:pPr>
        <w:spacing w:line="276" w:lineRule="auto"/>
        <w:ind w:firstLine="851"/>
        <w:jc w:val="both"/>
        <w:rPr>
          <w:sz w:val="28"/>
          <w:szCs w:val="28"/>
        </w:rPr>
      </w:pPr>
      <w:r w:rsidRPr="0044084F">
        <w:rPr>
          <w:sz w:val="28"/>
          <w:szCs w:val="28"/>
        </w:rPr>
        <w:t xml:space="preserve">На периодограмме наибольший пик будет соответствовать нашему периоду. </w:t>
      </w:r>
      <w:r w:rsidR="0044084F" w:rsidRPr="0044084F">
        <w:rPr>
          <w:sz w:val="28"/>
          <w:szCs w:val="28"/>
        </w:rPr>
        <w:t>Опять же с помощью увеличения графика можно убедиться</w:t>
      </w:r>
      <w:ins w:id="65" w:author="Николай Федоров" w:date="2019-05-13T21:28:00Z">
        <w:r w:rsidR="00263EA1">
          <w:rPr>
            <w:sz w:val="28"/>
            <w:szCs w:val="28"/>
          </w:rPr>
          <w:t xml:space="preserve">, </w:t>
        </w:r>
      </w:ins>
      <w:del w:id="66" w:author="Николай Федоров" w:date="2019-05-13T21:28:00Z">
        <w:r w:rsidR="0044084F" w:rsidRPr="0044084F" w:rsidDel="00263EA1">
          <w:rPr>
            <w:sz w:val="28"/>
            <w:szCs w:val="28"/>
          </w:rPr>
          <w:delText xml:space="preserve"> </w:delText>
        </w:r>
      </w:del>
      <w:r w:rsidR="0044084F" w:rsidRPr="0044084F">
        <w:rPr>
          <w:sz w:val="28"/>
          <w:szCs w:val="28"/>
        </w:rPr>
        <w:t xml:space="preserve">чему он равен. </w:t>
      </w:r>
    </w:p>
    <w:p w:rsidR="007A358B" w:rsidRDefault="0044084F" w:rsidP="0044084F">
      <w:pPr>
        <w:spacing w:line="276" w:lineRule="auto"/>
        <w:jc w:val="center"/>
        <w:rPr>
          <w:sz w:val="28"/>
          <w:szCs w:val="28"/>
        </w:rPr>
      </w:pPr>
      <w:del w:id="67" w:author="Николай Федоров" w:date="2019-05-13T21:28:00Z">
        <w:r w:rsidRPr="0044084F" w:rsidDel="00263EA1">
          <w:rPr>
            <w:sz w:val="28"/>
            <w:szCs w:val="28"/>
          </w:rPr>
          <w:object w:dxaOrig="6390" w:dyaOrig="4785">
            <v:shape id="_x0000_i1029" type="#_x0000_t75" style="width:319.7pt;height:239.15pt" o:ole="">
              <v:imagedata r:id="rId23" o:title=""/>
            </v:shape>
            <o:OLEObject Type="Embed" ProgID="STATISTICA.Graph" ShapeID="_x0000_i1029" DrawAspect="Content" ObjectID="_1619292096" r:id="rId24">
              <o:FieldCodes>\s</o:FieldCodes>
            </o:OLEObject>
          </w:object>
        </w:r>
      </w:del>
    </w:p>
    <w:p w:rsidR="00713A1E" w:rsidRPr="0044084F" w:rsidRDefault="00713A1E" w:rsidP="0044084F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BB916" wp14:editId="3CFB5639">
            <wp:extent cx="5940425" cy="44684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4F" w:rsidRDefault="0044084F" w:rsidP="0044084F">
      <w:pPr>
        <w:spacing w:line="276" w:lineRule="auto"/>
        <w:jc w:val="center"/>
        <w:rPr>
          <w:ins w:id="68" w:author="Николай Федоров" w:date="2019-05-13T21:28:00Z"/>
          <w:sz w:val="28"/>
          <w:szCs w:val="28"/>
        </w:rPr>
      </w:pPr>
      <w:r w:rsidRPr="0044084F">
        <w:rPr>
          <w:sz w:val="28"/>
          <w:szCs w:val="28"/>
        </w:rPr>
        <w:t xml:space="preserve">Рисунок </w:t>
      </w:r>
      <w:ins w:id="69" w:author="Николай Федоров" w:date="2019-05-13T21:28:00Z">
        <w:r w:rsidR="00263EA1">
          <w:rPr>
            <w:sz w:val="28"/>
            <w:szCs w:val="28"/>
          </w:rPr>
          <w:t>5</w:t>
        </w:r>
      </w:ins>
      <w:del w:id="70" w:author="Николай Федоров" w:date="2019-05-13T21:28:00Z">
        <w:r w:rsidRPr="0044084F" w:rsidDel="00263EA1">
          <w:rPr>
            <w:sz w:val="28"/>
            <w:szCs w:val="28"/>
          </w:rPr>
          <w:delText>10</w:delText>
        </w:r>
      </w:del>
      <w:r w:rsidRPr="0044084F">
        <w:rPr>
          <w:sz w:val="28"/>
          <w:szCs w:val="28"/>
        </w:rPr>
        <w:t>. Определение периода</w:t>
      </w:r>
    </w:p>
    <w:p w:rsidR="00263EA1" w:rsidRPr="0044084F" w:rsidRDefault="00263EA1" w:rsidP="0044084F">
      <w:pPr>
        <w:spacing w:line="276" w:lineRule="auto"/>
        <w:jc w:val="center"/>
        <w:rPr>
          <w:sz w:val="28"/>
          <w:szCs w:val="28"/>
        </w:rPr>
      </w:pPr>
    </w:p>
    <w:p w:rsidR="0044084F" w:rsidRDefault="0044084F" w:rsidP="0044084F">
      <w:pPr>
        <w:spacing w:line="276" w:lineRule="auto"/>
        <w:ind w:firstLine="851"/>
        <w:jc w:val="both"/>
        <w:rPr>
          <w:sz w:val="28"/>
          <w:szCs w:val="28"/>
        </w:rPr>
      </w:pPr>
      <w:r w:rsidRPr="0044084F">
        <w:rPr>
          <w:sz w:val="28"/>
          <w:szCs w:val="28"/>
        </w:rPr>
        <w:t>В данном случае видно, что период однозначно равен 4-</w:t>
      </w:r>
      <w:r w:rsidR="00B61D4E">
        <w:rPr>
          <w:sz w:val="28"/>
          <w:szCs w:val="28"/>
        </w:rPr>
        <w:t>е</w:t>
      </w:r>
      <w:r w:rsidRPr="0044084F">
        <w:rPr>
          <w:sz w:val="28"/>
          <w:szCs w:val="28"/>
        </w:rPr>
        <w:t>м кварталам.</w:t>
      </w:r>
    </w:p>
    <w:p w:rsidR="0044084F" w:rsidRDefault="0044084F" w:rsidP="0044084F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задача, которую мы хотим решить-построить </w:t>
      </w:r>
      <w:proofErr w:type="spellStart"/>
      <w:r>
        <w:rPr>
          <w:sz w:val="28"/>
          <w:szCs w:val="28"/>
        </w:rPr>
        <w:t>нейросетевую</w:t>
      </w:r>
      <w:proofErr w:type="spellEnd"/>
      <w:r>
        <w:rPr>
          <w:sz w:val="28"/>
          <w:szCs w:val="28"/>
        </w:rPr>
        <w:t xml:space="preserve"> модель, которая будет прогнозировать данный ряд, проверить качество модели за последний год и построить прогноз на более длительный срок.</w:t>
      </w:r>
    </w:p>
    <w:p w:rsidR="0044084F" w:rsidRDefault="0044084F" w:rsidP="0044084F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Итак, спрогнозируем наш ряд с помощью нейронных сетей. </w:t>
      </w:r>
      <w:del w:id="71" w:author="Николай Федоров" w:date="2019-05-13T21:28:00Z">
        <w:r w:rsidDel="00263EA1">
          <w:rPr>
            <w:sz w:val="28"/>
            <w:szCs w:val="28"/>
          </w:rPr>
          <w:delText xml:space="preserve">Для этого заходим на вкладку </w:delText>
        </w:r>
        <w:r w:rsidRPr="00B61D4E" w:rsidDel="00263EA1">
          <w:rPr>
            <w:b/>
            <w:sz w:val="28"/>
            <w:szCs w:val="28"/>
            <w:lang w:val="en-US"/>
          </w:rPr>
          <w:delText>Statistics</w:delText>
        </w:r>
        <w:r w:rsidRPr="00B61D4E" w:rsidDel="00263EA1">
          <w:rPr>
            <w:b/>
            <w:sz w:val="28"/>
            <w:szCs w:val="28"/>
          </w:rPr>
          <w:delText>-Анализ</w:delText>
        </w:r>
        <w:r w:rsidDel="00263EA1">
          <w:rPr>
            <w:sz w:val="28"/>
            <w:szCs w:val="28"/>
          </w:rPr>
          <w:delText xml:space="preserve">, выбираем </w:delText>
        </w:r>
        <w:r w:rsidRPr="00B61D4E" w:rsidDel="00263EA1">
          <w:rPr>
            <w:b/>
            <w:sz w:val="28"/>
            <w:szCs w:val="28"/>
            <w:lang w:val="en-US"/>
          </w:rPr>
          <w:delText>Neural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Nets</w:delText>
        </w:r>
        <w:r w:rsidRPr="00B61D4E" w:rsidDel="00263EA1">
          <w:rPr>
            <w:b/>
            <w:sz w:val="28"/>
            <w:szCs w:val="28"/>
          </w:rPr>
          <w:delText xml:space="preserve">-Нейронные сети, </w:delText>
        </w:r>
        <w:r w:rsidRPr="00B61D4E" w:rsidDel="00263EA1">
          <w:rPr>
            <w:b/>
            <w:sz w:val="28"/>
            <w:szCs w:val="28"/>
            <w:lang w:val="en-US"/>
          </w:rPr>
          <w:delText>Time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series</w:delText>
        </w:r>
        <w:r w:rsidRPr="00B61D4E" w:rsidDel="00263EA1">
          <w:rPr>
            <w:b/>
            <w:sz w:val="28"/>
            <w:szCs w:val="28"/>
          </w:rPr>
          <w:delText xml:space="preserve"> (</w:delText>
        </w:r>
        <w:r w:rsidRPr="00B61D4E" w:rsidDel="00263EA1">
          <w:rPr>
            <w:b/>
            <w:sz w:val="28"/>
            <w:szCs w:val="28"/>
            <w:lang w:val="en-US"/>
          </w:rPr>
          <w:delText>regression</w:delText>
        </w:r>
        <w:r w:rsidRPr="00B61D4E" w:rsidDel="00263EA1">
          <w:rPr>
            <w:b/>
            <w:sz w:val="28"/>
            <w:szCs w:val="28"/>
          </w:rPr>
          <w:delText>)-Временные ряды (регрессия)</w:delText>
        </w:r>
        <w:r w:rsidDel="00263EA1">
          <w:rPr>
            <w:sz w:val="28"/>
            <w:szCs w:val="28"/>
          </w:rPr>
          <w:delText xml:space="preserve">. Регрессия в данном случае означает, что </w:delText>
        </w:r>
        <w:r w:rsidR="00320275" w:rsidDel="00263EA1">
          <w:rPr>
            <w:sz w:val="28"/>
            <w:szCs w:val="28"/>
          </w:rPr>
          <w:delText>переменные временного ряда</w:delText>
        </w:r>
        <w:r w:rsidDel="00263EA1">
          <w:rPr>
            <w:sz w:val="28"/>
            <w:szCs w:val="28"/>
          </w:rPr>
          <w:delText xml:space="preserve"> являются непрерывными.</w:delText>
        </w:r>
      </w:del>
    </w:p>
    <w:p w:rsidR="00320275" w:rsidRDefault="00320275" w:rsidP="00320275">
      <w:pPr>
        <w:spacing w:line="276" w:lineRule="auto"/>
        <w:ind w:firstLine="851"/>
        <w:jc w:val="center"/>
        <w:rPr>
          <w:sz w:val="28"/>
          <w:szCs w:val="28"/>
        </w:rPr>
      </w:pPr>
      <w:del w:id="72" w:author="Николай Федоров" w:date="2019-05-13T21:29:00Z">
        <w:r w:rsidDel="00263EA1">
          <w:rPr>
            <w:noProof/>
            <w:sz w:val="28"/>
            <w:szCs w:val="28"/>
          </w:rPr>
          <w:drawing>
            <wp:inline distT="0" distB="0" distL="0" distR="0">
              <wp:extent cx="5264150" cy="2303517"/>
              <wp:effectExtent l="19050" t="0" r="0" b="0"/>
              <wp:docPr id="87" name="Рисунок 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64150" cy="230351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320275" w:rsidDel="00263EA1" w:rsidRDefault="00320275" w:rsidP="00320275">
      <w:pPr>
        <w:spacing w:line="276" w:lineRule="auto"/>
        <w:ind w:firstLine="851"/>
        <w:jc w:val="center"/>
        <w:rPr>
          <w:del w:id="73" w:author="Николай Федоров" w:date="2019-05-13T21:29:00Z"/>
          <w:sz w:val="28"/>
          <w:szCs w:val="28"/>
        </w:rPr>
      </w:pPr>
      <w:del w:id="74" w:author="Николай Федоров" w:date="2019-05-13T21:29:00Z">
        <w:r w:rsidDel="00263EA1">
          <w:rPr>
            <w:sz w:val="28"/>
            <w:szCs w:val="28"/>
          </w:rPr>
          <w:delText>Рисунок 11. Выбор инструмента.</w:delText>
        </w:r>
      </w:del>
    </w:p>
    <w:p w:rsidR="00320275" w:rsidDel="00263EA1" w:rsidRDefault="00320275" w:rsidP="00320275">
      <w:pPr>
        <w:spacing w:line="276" w:lineRule="auto"/>
        <w:ind w:firstLine="851"/>
        <w:jc w:val="center"/>
        <w:rPr>
          <w:del w:id="75" w:author="Николай Федоров" w:date="2019-05-13T21:29:00Z"/>
          <w:sz w:val="28"/>
          <w:szCs w:val="28"/>
        </w:rPr>
      </w:pPr>
    </w:p>
    <w:p w:rsidR="00320275" w:rsidRPr="00320275" w:rsidDel="00263EA1" w:rsidRDefault="00320275" w:rsidP="00320275">
      <w:pPr>
        <w:spacing w:line="276" w:lineRule="auto"/>
        <w:ind w:firstLine="851"/>
        <w:jc w:val="both"/>
        <w:rPr>
          <w:del w:id="76" w:author="Николай Федоров" w:date="2019-05-13T21:29:00Z"/>
          <w:sz w:val="28"/>
          <w:szCs w:val="28"/>
        </w:rPr>
      </w:pPr>
      <w:del w:id="77" w:author="Николай Федоров" w:date="2019-05-13T21:29:00Z">
        <w:r w:rsidDel="00263EA1">
          <w:rPr>
            <w:sz w:val="28"/>
            <w:szCs w:val="28"/>
          </w:rPr>
          <w:delText xml:space="preserve">Нажимаем ОК, далее выбираем переменные. Так как у нас используется только одна переменная, она же является и входной и выходной, то достаточно выбрать одну - </w:delText>
        </w:r>
        <w:r w:rsidRPr="00B61D4E" w:rsidDel="00263EA1">
          <w:rPr>
            <w:b/>
            <w:sz w:val="28"/>
            <w:szCs w:val="28"/>
            <w:lang w:val="en-US"/>
          </w:rPr>
          <w:delText>Continuous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targets</w:delText>
        </w:r>
        <w:r w:rsidRPr="00B61D4E" w:rsidDel="00263EA1">
          <w:rPr>
            <w:b/>
            <w:sz w:val="28"/>
            <w:szCs w:val="28"/>
          </w:rPr>
          <w:delText xml:space="preserve"> - Непрерывную целевую</w:delText>
        </w:r>
        <w:r w:rsidRPr="00320275" w:rsidDel="00263EA1">
          <w:rPr>
            <w:sz w:val="28"/>
            <w:szCs w:val="28"/>
          </w:rPr>
          <w:delText>:</w:delText>
        </w:r>
      </w:del>
    </w:p>
    <w:p w:rsidR="00320275" w:rsidDel="00263EA1" w:rsidRDefault="00320275" w:rsidP="00320275">
      <w:pPr>
        <w:spacing w:line="276" w:lineRule="auto"/>
        <w:ind w:firstLine="851"/>
        <w:jc w:val="center"/>
        <w:rPr>
          <w:del w:id="78" w:author="Николай Федоров" w:date="2019-05-13T21:29:00Z"/>
          <w:sz w:val="28"/>
          <w:szCs w:val="28"/>
          <w:lang w:val="en-US"/>
        </w:rPr>
      </w:pPr>
      <w:del w:id="79" w:author="Николай Федоров" w:date="2019-05-13T21:29:00Z">
        <w:r w:rsidDel="00263EA1">
          <w:rPr>
            <w:noProof/>
            <w:sz w:val="28"/>
            <w:szCs w:val="28"/>
          </w:rPr>
          <w:drawing>
            <wp:inline distT="0" distB="0" distL="0" distR="0">
              <wp:extent cx="4191000" cy="2610255"/>
              <wp:effectExtent l="19050" t="0" r="0" b="0"/>
              <wp:docPr id="90" name="Рисунок 9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91000" cy="26102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320275" w:rsidRDefault="00320275" w:rsidP="00320275">
      <w:pPr>
        <w:spacing w:line="276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12. Выбор переменных</w:t>
      </w:r>
    </w:p>
    <w:p w:rsidR="00320275" w:rsidRDefault="00320275" w:rsidP="00320275">
      <w:pPr>
        <w:spacing w:line="276" w:lineRule="auto"/>
        <w:ind w:firstLine="851"/>
        <w:jc w:val="both"/>
        <w:rPr>
          <w:sz w:val="28"/>
          <w:szCs w:val="28"/>
        </w:rPr>
      </w:pPr>
      <w:del w:id="80" w:author="Николай Федоров" w:date="2019-05-13T21:29:00Z">
        <w:r w:rsidDel="00263EA1">
          <w:rPr>
            <w:sz w:val="28"/>
            <w:szCs w:val="28"/>
          </w:rPr>
          <w:delText xml:space="preserve">Нажимаем ОК. Далее зададим </w:delText>
        </w:r>
        <w:r w:rsidRPr="00B61D4E" w:rsidDel="00263EA1">
          <w:rPr>
            <w:b/>
            <w:sz w:val="28"/>
            <w:szCs w:val="28"/>
          </w:rPr>
          <w:delText>Условия (</w:delText>
        </w:r>
        <w:r w:rsidRPr="00B61D4E" w:rsidDel="00263EA1">
          <w:rPr>
            <w:b/>
            <w:sz w:val="28"/>
            <w:szCs w:val="28"/>
            <w:lang w:val="en-US"/>
          </w:rPr>
          <w:delText>Case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Selection</w:delText>
        </w:r>
        <w:r w:rsidRPr="00B61D4E" w:rsidDel="00263EA1">
          <w:rPr>
            <w:b/>
            <w:sz w:val="28"/>
            <w:szCs w:val="28"/>
          </w:rPr>
          <w:delText>)</w:delText>
        </w:r>
        <w:r w:rsidRPr="00320275" w:rsidDel="00263EA1">
          <w:rPr>
            <w:sz w:val="28"/>
            <w:szCs w:val="28"/>
          </w:rPr>
          <w:delText>.</w:delText>
        </w:r>
        <w:r w:rsidDel="00263EA1">
          <w:rPr>
            <w:sz w:val="28"/>
            <w:szCs w:val="28"/>
          </w:rPr>
          <w:delText xml:space="preserve"> </w:delText>
        </w:r>
      </w:del>
      <w:ins w:id="81" w:author="Николай Федоров" w:date="2019-05-13T21:29:00Z">
        <w:r w:rsidR="00263EA1">
          <w:rPr>
            <w:sz w:val="28"/>
            <w:szCs w:val="28"/>
          </w:rPr>
          <w:t xml:space="preserve"> В качестве условия будет установлено </w:t>
        </w:r>
      </w:ins>
      <w:del w:id="82" w:author="Николай Федоров" w:date="2019-05-13T21:29:00Z">
        <w:r w:rsidDel="00263EA1">
          <w:rPr>
            <w:sz w:val="28"/>
            <w:szCs w:val="28"/>
          </w:rPr>
          <w:delText xml:space="preserve">Условия на то, </w:delText>
        </w:r>
      </w:del>
      <w:r>
        <w:rPr>
          <w:sz w:val="28"/>
          <w:szCs w:val="28"/>
        </w:rPr>
        <w:t>что мы не будем использовать последние 4 наблюдения, то есть 4 квартала, остави</w:t>
      </w:r>
      <w:ins w:id="83" w:author="Николай Федоров" w:date="2019-05-13T21:29:00Z">
        <w:r w:rsidR="00263EA1">
          <w:rPr>
            <w:sz w:val="28"/>
            <w:szCs w:val="28"/>
          </w:rPr>
          <w:t>в</w:t>
        </w:r>
      </w:ins>
      <w:del w:id="84" w:author="Николай Федоров" w:date="2019-05-13T21:29:00Z">
        <w:r w:rsidDel="00263EA1">
          <w:rPr>
            <w:sz w:val="28"/>
            <w:szCs w:val="28"/>
          </w:rPr>
          <w:delText>м</w:delText>
        </w:r>
      </w:del>
      <w:r>
        <w:rPr>
          <w:sz w:val="28"/>
          <w:szCs w:val="28"/>
        </w:rPr>
        <w:t xml:space="preserve"> их для кросс-проверки. Заранее необходимо посмотреть количество наблюдений всего (их 40), поэтому мы будем использовать наблюдения с 1 по 36.</w:t>
      </w:r>
    </w:p>
    <w:p w:rsidR="00320275" w:rsidDel="00263EA1" w:rsidRDefault="00320275" w:rsidP="00320275">
      <w:pPr>
        <w:spacing w:line="276" w:lineRule="auto"/>
        <w:ind w:firstLine="851"/>
        <w:jc w:val="center"/>
        <w:rPr>
          <w:del w:id="85" w:author="Николай Федоров" w:date="2019-05-13T21:30:00Z"/>
          <w:sz w:val="28"/>
          <w:szCs w:val="28"/>
        </w:rPr>
      </w:pPr>
      <w:del w:id="86" w:author="Николай Федоров" w:date="2019-05-13T21:30:00Z">
        <w:r w:rsidDel="00263EA1">
          <w:rPr>
            <w:noProof/>
            <w:sz w:val="28"/>
            <w:szCs w:val="28"/>
          </w:rPr>
          <w:drawing>
            <wp:inline distT="0" distB="0" distL="0" distR="0">
              <wp:extent cx="4391025" cy="3896935"/>
              <wp:effectExtent l="19050" t="0" r="9525" b="0"/>
              <wp:docPr id="93" name="Рисунок 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91025" cy="38969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320275" w:rsidDel="00263EA1" w:rsidRDefault="00320275" w:rsidP="00320275">
      <w:pPr>
        <w:spacing w:line="276" w:lineRule="auto"/>
        <w:ind w:firstLine="851"/>
        <w:jc w:val="center"/>
        <w:rPr>
          <w:del w:id="87" w:author="Николай Федоров" w:date="2019-05-13T21:30:00Z"/>
          <w:sz w:val="28"/>
          <w:szCs w:val="28"/>
        </w:rPr>
      </w:pPr>
      <w:del w:id="88" w:author="Николай Федоров" w:date="2019-05-13T21:30:00Z">
        <w:r w:rsidDel="00263EA1">
          <w:rPr>
            <w:sz w:val="28"/>
            <w:szCs w:val="28"/>
          </w:rPr>
          <w:delText>Рисунок 13. Выбор условий</w:delText>
        </w:r>
      </w:del>
    </w:p>
    <w:p w:rsidR="0043121D" w:rsidDel="00263EA1" w:rsidRDefault="0043121D" w:rsidP="00320275">
      <w:pPr>
        <w:spacing w:line="276" w:lineRule="auto"/>
        <w:ind w:firstLine="851"/>
        <w:jc w:val="center"/>
        <w:rPr>
          <w:del w:id="89" w:author="Николай Федоров" w:date="2019-05-13T21:30:00Z"/>
          <w:sz w:val="28"/>
          <w:szCs w:val="28"/>
        </w:rPr>
      </w:pPr>
    </w:p>
    <w:p w:rsidR="00320275" w:rsidRPr="0043121D" w:rsidDel="00263EA1" w:rsidRDefault="0043121D" w:rsidP="00320275">
      <w:pPr>
        <w:spacing w:line="276" w:lineRule="auto"/>
        <w:ind w:firstLine="851"/>
        <w:jc w:val="both"/>
        <w:rPr>
          <w:del w:id="90" w:author="Николай Федоров" w:date="2019-05-13T21:30:00Z"/>
          <w:sz w:val="28"/>
          <w:szCs w:val="28"/>
        </w:rPr>
      </w:pPr>
      <w:del w:id="91" w:author="Николай Федоров" w:date="2019-05-13T21:30:00Z">
        <w:r w:rsidDel="00263EA1">
          <w:rPr>
            <w:sz w:val="28"/>
            <w:szCs w:val="28"/>
          </w:rPr>
          <w:delText xml:space="preserve">Нажимаем ОК. </w:delText>
        </w:r>
        <w:r w:rsidR="00320275" w:rsidDel="00263EA1">
          <w:rPr>
            <w:sz w:val="28"/>
            <w:szCs w:val="28"/>
          </w:rPr>
          <w:delText>Далее</w:delText>
        </w:r>
        <w:r w:rsidR="00320275" w:rsidRPr="0043121D" w:rsidDel="00263EA1">
          <w:rPr>
            <w:sz w:val="28"/>
            <w:szCs w:val="28"/>
          </w:rPr>
          <w:delText xml:space="preserve"> </w:delText>
        </w:r>
        <w:r w:rsidR="00320275" w:rsidDel="00263EA1">
          <w:rPr>
            <w:sz w:val="28"/>
            <w:szCs w:val="28"/>
          </w:rPr>
          <w:delText>выбираем</w:delText>
        </w:r>
        <w:r w:rsidR="00320275" w:rsidRPr="0043121D" w:rsidDel="00263EA1">
          <w:rPr>
            <w:sz w:val="28"/>
            <w:szCs w:val="28"/>
          </w:rPr>
          <w:delText xml:space="preserve"> </w:delText>
        </w:r>
        <w:r w:rsidR="00320275" w:rsidDel="00263EA1">
          <w:rPr>
            <w:sz w:val="28"/>
            <w:szCs w:val="28"/>
          </w:rPr>
          <w:delText>стратегию</w:delText>
        </w:r>
        <w:r w:rsidR="00320275" w:rsidRPr="0043121D" w:rsidDel="00263EA1">
          <w:rPr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Automated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network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search</w:delText>
        </w:r>
        <w:r w:rsidRPr="00B61D4E" w:rsidDel="00263EA1">
          <w:rPr>
            <w:b/>
            <w:sz w:val="28"/>
            <w:szCs w:val="28"/>
          </w:rPr>
          <w:delText xml:space="preserve"> (</w:delText>
        </w:r>
        <w:r w:rsidRPr="00B61D4E" w:rsidDel="00263EA1">
          <w:rPr>
            <w:b/>
            <w:sz w:val="28"/>
            <w:szCs w:val="28"/>
            <w:lang w:val="en-US"/>
          </w:rPr>
          <w:delText>ANS</w:delText>
        </w:r>
        <w:r w:rsidRPr="00B61D4E" w:rsidDel="00263EA1">
          <w:rPr>
            <w:b/>
            <w:sz w:val="28"/>
            <w:szCs w:val="28"/>
          </w:rPr>
          <w:delText>)-Автоматизированная нейронная сеть</w:delText>
        </w:r>
        <w:r w:rsidDel="00263EA1">
          <w:rPr>
            <w:sz w:val="28"/>
            <w:szCs w:val="28"/>
          </w:rPr>
          <w:delText>.</w:delText>
        </w:r>
      </w:del>
    </w:p>
    <w:p w:rsidR="0043121D" w:rsidDel="00263EA1" w:rsidRDefault="0043121D" w:rsidP="0043121D">
      <w:pPr>
        <w:spacing w:line="276" w:lineRule="auto"/>
        <w:ind w:firstLine="851"/>
        <w:jc w:val="center"/>
        <w:rPr>
          <w:del w:id="92" w:author="Николай Федоров" w:date="2019-05-13T21:30:00Z"/>
          <w:sz w:val="28"/>
          <w:szCs w:val="28"/>
        </w:rPr>
      </w:pPr>
      <w:del w:id="93" w:author="Николай Федоров" w:date="2019-05-13T21:30:00Z">
        <w:r w:rsidDel="00263EA1">
          <w:rPr>
            <w:noProof/>
            <w:sz w:val="28"/>
            <w:szCs w:val="28"/>
          </w:rPr>
          <w:drawing>
            <wp:inline distT="0" distB="0" distL="0" distR="0">
              <wp:extent cx="3648075" cy="3078063"/>
              <wp:effectExtent l="19050" t="0" r="9525" b="0"/>
              <wp:docPr id="96" name="Рисунок 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6"/>
                      <pic:cNvPicPr>
                        <a:picLocks noChangeAspect="1" noChangeArrowheads="1"/>
                      </pic:cNvPicPr>
                    </pic:nvPicPr>
                    <pic:blipFill>
                      <a:blip r:embed="rId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48075" cy="307806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43121D" w:rsidDel="00263EA1" w:rsidRDefault="0043121D" w:rsidP="0043121D">
      <w:pPr>
        <w:spacing w:line="276" w:lineRule="auto"/>
        <w:ind w:firstLine="851"/>
        <w:jc w:val="center"/>
        <w:rPr>
          <w:del w:id="94" w:author="Николай Федоров" w:date="2019-05-13T21:30:00Z"/>
          <w:sz w:val="28"/>
          <w:szCs w:val="28"/>
        </w:rPr>
      </w:pPr>
      <w:del w:id="95" w:author="Николай Федоров" w:date="2019-05-13T21:30:00Z">
        <w:r w:rsidDel="00263EA1">
          <w:rPr>
            <w:sz w:val="28"/>
            <w:szCs w:val="28"/>
          </w:rPr>
          <w:delText>Рисунок 14. Выбор стратегии</w:delText>
        </w:r>
      </w:del>
    </w:p>
    <w:p w:rsidR="0043121D" w:rsidDel="00263EA1" w:rsidRDefault="0043121D" w:rsidP="0043121D">
      <w:pPr>
        <w:spacing w:line="276" w:lineRule="auto"/>
        <w:ind w:firstLine="851"/>
        <w:jc w:val="center"/>
        <w:rPr>
          <w:del w:id="96" w:author="Николай Федоров" w:date="2019-05-13T21:30:00Z"/>
          <w:sz w:val="28"/>
          <w:szCs w:val="28"/>
        </w:rPr>
      </w:pPr>
    </w:p>
    <w:p w:rsidR="0043121D" w:rsidDel="00263EA1" w:rsidRDefault="0043121D" w:rsidP="00263EA1">
      <w:pPr>
        <w:spacing w:line="276" w:lineRule="auto"/>
        <w:ind w:firstLine="851"/>
        <w:jc w:val="both"/>
        <w:rPr>
          <w:del w:id="97" w:author="Николай Федоров" w:date="2019-05-13T21:30:00Z"/>
          <w:sz w:val="28"/>
          <w:szCs w:val="28"/>
        </w:rPr>
      </w:pPr>
      <w:del w:id="98" w:author="Николай Федоров" w:date="2019-05-13T21:30:00Z">
        <w:r w:rsidDel="00263EA1">
          <w:rPr>
            <w:sz w:val="28"/>
            <w:szCs w:val="28"/>
          </w:rPr>
          <w:delText>Для этой стратегии необходимо выбрать подвыборки. Тестовую (</w:delText>
        </w:r>
        <w:r w:rsidDel="00263EA1">
          <w:rPr>
            <w:sz w:val="28"/>
            <w:szCs w:val="28"/>
            <w:lang w:val="en-US"/>
          </w:rPr>
          <w:delText>Validation</w:delText>
        </w:r>
        <w:r w:rsidRPr="0043121D" w:rsidDel="00263EA1">
          <w:rPr>
            <w:sz w:val="28"/>
            <w:szCs w:val="28"/>
          </w:rPr>
          <w:delText xml:space="preserve">) </w:delText>
        </w:r>
        <w:r w:rsidDel="00263EA1">
          <w:rPr>
            <w:sz w:val="28"/>
            <w:szCs w:val="28"/>
          </w:rPr>
          <w:delText xml:space="preserve"> мы не задаем, потому что уже оставили последние 4 наблюдения в качестве теста. </w:delText>
        </w:r>
      </w:del>
      <w:r>
        <w:rPr>
          <w:sz w:val="28"/>
          <w:szCs w:val="28"/>
        </w:rPr>
        <w:t>На контрольную</w:t>
      </w:r>
      <w:r w:rsidRPr="0043121D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Test</w:t>
      </w:r>
      <w:r w:rsidRPr="0043121D">
        <w:rPr>
          <w:sz w:val="28"/>
          <w:szCs w:val="28"/>
        </w:rPr>
        <w:t xml:space="preserve">) </w:t>
      </w:r>
      <w:bookmarkStart w:id="99" w:name="_GoBack"/>
      <w:bookmarkEnd w:id="99"/>
      <w:del w:id="100" w:author="Николай Федоров" w:date="2019-05-13T22:34:00Z">
        <w:r w:rsidDel="0042367A">
          <w:rPr>
            <w:sz w:val="28"/>
            <w:szCs w:val="28"/>
          </w:rPr>
          <w:delText xml:space="preserve"> </w:delText>
        </w:r>
      </w:del>
      <w:r>
        <w:rPr>
          <w:sz w:val="28"/>
          <w:szCs w:val="28"/>
        </w:rPr>
        <w:t xml:space="preserve">зададим 30%. Контрольная выборка используется для остановки процесса обучения нейронной сети, </w:t>
      </w:r>
      <w:proofErr w:type="gramStart"/>
      <w:r>
        <w:rPr>
          <w:sz w:val="28"/>
          <w:szCs w:val="28"/>
        </w:rPr>
        <w:t>то есть</w:t>
      </w:r>
      <w:proofErr w:type="gramEnd"/>
      <w:r>
        <w:rPr>
          <w:sz w:val="28"/>
          <w:szCs w:val="28"/>
        </w:rPr>
        <w:t xml:space="preserve"> когда ошибка на контрольной выборке начинает возрастать- это служит признаком того, что наша модель уже переобучается и в этот момент необходимо прекращать обучение.</w:t>
      </w:r>
    </w:p>
    <w:p w:rsidR="0043121D" w:rsidDel="00263EA1" w:rsidRDefault="0043121D" w:rsidP="00263EA1">
      <w:pPr>
        <w:spacing w:line="276" w:lineRule="auto"/>
        <w:ind w:firstLine="851"/>
        <w:jc w:val="both"/>
        <w:rPr>
          <w:del w:id="101" w:author="Николай Федоров" w:date="2019-05-13T21:30:00Z"/>
          <w:sz w:val="28"/>
          <w:szCs w:val="28"/>
        </w:rPr>
        <w:pPrChange w:id="102" w:author="Николай Федоров" w:date="2019-05-13T21:30:00Z">
          <w:pPr>
            <w:spacing w:line="276" w:lineRule="auto"/>
            <w:ind w:firstLine="851"/>
            <w:jc w:val="center"/>
          </w:pPr>
        </w:pPrChange>
      </w:pPr>
      <w:del w:id="103" w:author="Николай Федоров" w:date="2019-05-13T21:30:00Z">
        <w:r w:rsidDel="00263EA1">
          <w:rPr>
            <w:noProof/>
            <w:sz w:val="28"/>
            <w:szCs w:val="28"/>
          </w:rPr>
          <w:drawing>
            <wp:inline distT="0" distB="0" distL="0" distR="0">
              <wp:extent cx="3876675" cy="3241286"/>
              <wp:effectExtent l="19050" t="0" r="9525" b="0"/>
              <wp:docPr id="99" name="Рисунок 9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"/>
                      <pic:cNvPicPr>
                        <a:picLocks noChangeAspect="1" noChangeArrowheads="1"/>
                      </pic:cNvPicPr>
                    </pic:nvPicPr>
                    <pic:blipFill>
                      <a:blip r:embed="rId3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76675" cy="324128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43121D" w:rsidDel="00263EA1" w:rsidRDefault="0043121D" w:rsidP="00263EA1">
      <w:pPr>
        <w:spacing w:line="276" w:lineRule="auto"/>
        <w:ind w:firstLine="851"/>
        <w:jc w:val="both"/>
        <w:rPr>
          <w:del w:id="104" w:author="Николай Федоров" w:date="2019-05-13T21:30:00Z"/>
          <w:sz w:val="28"/>
          <w:szCs w:val="28"/>
        </w:rPr>
        <w:pPrChange w:id="105" w:author="Николай Федоров" w:date="2019-05-13T21:30:00Z">
          <w:pPr>
            <w:spacing w:line="276" w:lineRule="auto"/>
            <w:ind w:firstLine="851"/>
            <w:jc w:val="center"/>
          </w:pPr>
        </w:pPrChange>
      </w:pPr>
      <w:del w:id="106" w:author="Николай Федоров" w:date="2019-05-13T21:30:00Z">
        <w:r w:rsidDel="00263EA1">
          <w:rPr>
            <w:sz w:val="28"/>
            <w:szCs w:val="28"/>
          </w:rPr>
          <w:delText>Рисунок 15. Задача подвыборок</w:delText>
        </w:r>
      </w:del>
    </w:p>
    <w:p w:rsidR="0043121D" w:rsidDel="00263EA1" w:rsidRDefault="0043121D" w:rsidP="00263EA1">
      <w:pPr>
        <w:spacing w:line="276" w:lineRule="auto"/>
        <w:ind w:firstLine="851"/>
        <w:jc w:val="both"/>
        <w:rPr>
          <w:del w:id="107" w:author="Николай Федоров" w:date="2019-05-13T21:30:00Z"/>
          <w:sz w:val="28"/>
          <w:szCs w:val="28"/>
        </w:rPr>
      </w:pPr>
      <w:del w:id="108" w:author="Николай Федоров" w:date="2019-05-13T21:30:00Z">
        <w:r w:rsidDel="00263EA1">
          <w:rPr>
            <w:sz w:val="28"/>
            <w:szCs w:val="28"/>
          </w:rPr>
          <w:delText xml:space="preserve">Далее заходим на вкладку </w:delText>
        </w:r>
        <w:r w:rsidRPr="00B61D4E" w:rsidDel="00263EA1">
          <w:rPr>
            <w:b/>
            <w:sz w:val="28"/>
            <w:szCs w:val="28"/>
            <w:lang w:val="en-US"/>
          </w:rPr>
          <w:delText>Time</w:delText>
        </w:r>
        <w:r w:rsidRPr="00B61D4E" w:rsidDel="00263EA1">
          <w:rPr>
            <w:b/>
            <w:sz w:val="28"/>
            <w:szCs w:val="28"/>
          </w:rPr>
          <w:delText xml:space="preserve"> </w:delText>
        </w:r>
        <w:r w:rsidRPr="00B61D4E" w:rsidDel="00263EA1">
          <w:rPr>
            <w:b/>
            <w:sz w:val="28"/>
            <w:szCs w:val="28"/>
            <w:lang w:val="en-US"/>
          </w:rPr>
          <w:delText>series</w:delText>
        </w:r>
        <w:r w:rsidRPr="00B61D4E" w:rsidDel="00263EA1">
          <w:rPr>
            <w:b/>
            <w:sz w:val="28"/>
            <w:szCs w:val="28"/>
          </w:rPr>
          <w:delText>-Временные ряды</w:delText>
        </w:r>
        <w:r w:rsidDel="00263EA1">
          <w:rPr>
            <w:sz w:val="28"/>
            <w:szCs w:val="28"/>
          </w:rPr>
          <w:delText xml:space="preserve"> и выбираем </w:delText>
        </w:r>
        <w:r w:rsidR="00704914" w:rsidRPr="00B61D4E" w:rsidDel="00263EA1">
          <w:rPr>
            <w:b/>
            <w:sz w:val="28"/>
            <w:szCs w:val="28"/>
            <w:lang w:val="en-US"/>
          </w:rPr>
          <w:delText>Steps</w:delText>
        </w:r>
        <w:r w:rsidR="00704914" w:rsidRPr="00B61D4E" w:rsidDel="00263EA1">
          <w:rPr>
            <w:b/>
            <w:sz w:val="28"/>
            <w:szCs w:val="28"/>
          </w:rPr>
          <w:delText xml:space="preserve"> - </w:delText>
        </w:r>
        <w:r w:rsidRPr="00B61D4E" w:rsidDel="00263EA1">
          <w:rPr>
            <w:b/>
            <w:sz w:val="28"/>
            <w:szCs w:val="28"/>
          </w:rPr>
          <w:delText>Размер окна</w:delText>
        </w:r>
        <w:r w:rsidDel="00263EA1">
          <w:rPr>
            <w:sz w:val="28"/>
            <w:szCs w:val="28"/>
          </w:rPr>
          <w:delText>, как правило размер окна выбирается не меньшим, чем значение периода</w:delText>
        </w:r>
        <w:r w:rsidR="00704914" w:rsidDel="00263EA1">
          <w:rPr>
            <w:sz w:val="28"/>
            <w:szCs w:val="28"/>
          </w:rPr>
          <w:delText xml:space="preserve"> ряда. Размер окна - это количество наблюдений, которое является входными в нейронную сеть. Размер окна может быть и больше периода, но в этом случае модель только усложняется и остается меньше наблюдений для обучения, что может быть не очень хорошо, если данных не так много.</w:delText>
        </w:r>
      </w:del>
    </w:p>
    <w:p w:rsidR="00704914" w:rsidDel="00263EA1" w:rsidRDefault="00704914" w:rsidP="00263EA1">
      <w:pPr>
        <w:spacing w:line="276" w:lineRule="auto"/>
        <w:ind w:firstLine="851"/>
        <w:jc w:val="both"/>
        <w:rPr>
          <w:del w:id="109" w:author="Николай Федоров" w:date="2019-05-13T21:30:00Z"/>
          <w:sz w:val="28"/>
          <w:szCs w:val="28"/>
          <w:lang w:val="en-US"/>
        </w:rPr>
        <w:pPrChange w:id="110" w:author="Николай Федоров" w:date="2019-05-13T21:30:00Z">
          <w:pPr>
            <w:spacing w:line="276" w:lineRule="auto"/>
            <w:ind w:firstLine="851"/>
            <w:jc w:val="center"/>
          </w:pPr>
        </w:pPrChange>
      </w:pPr>
      <w:del w:id="111" w:author="Николай Федоров" w:date="2019-05-13T21:30:00Z">
        <w:r w:rsidDel="00263EA1">
          <w:rPr>
            <w:noProof/>
            <w:sz w:val="28"/>
            <w:szCs w:val="28"/>
          </w:rPr>
          <w:drawing>
            <wp:inline distT="0" distB="0" distL="0" distR="0">
              <wp:extent cx="3705225" cy="3111570"/>
              <wp:effectExtent l="19050" t="0" r="9525" b="0"/>
              <wp:docPr id="102" name="Рисунок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"/>
                      <pic:cNvPicPr>
                        <a:picLocks noChangeAspect="1" noChangeArrowheads="1"/>
                      </pic:cNvPicPr>
                    </pic:nvPicPr>
                    <pic:blipFill>
                      <a:blip r:embed="rId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08275" cy="311413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704914" w:rsidDel="00263EA1" w:rsidRDefault="00704914" w:rsidP="00263EA1">
      <w:pPr>
        <w:spacing w:line="276" w:lineRule="auto"/>
        <w:ind w:firstLine="851"/>
        <w:jc w:val="both"/>
        <w:rPr>
          <w:del w:id="112" w:author="Николай Федоров" w:date="2019-05-13T21:30:00Z"/>
          <w:sz w:val="28"/>
          <w:szCs w:val="28"/>
        </w:rPr>
        <w:pPrChange w:id="113" w:author="Николай Федоров" w:date="2019-05-13T21:30:00Z">
          <w:pPr>
            <w:spacing w:line="276" w:lineRule="auto"/>
            <w:ind w:firstLine="851"/>
            <w:jc w:val="center"/>
          </w:pPr>
        </w:pPrChange>
      </w:pPr>
      <w:del w:id="114" w:author="Николай Федоров" w:date="2019-05-13T21:30:00Z">
        <w:r w:rsidDel="00263EA1">
          <w:rPr>
            <w:sz w:val="28"/>
            <w:szCs w:val="28"/>
          </w:rPr>
          <w:delText xml:space="preserve">Рисунок 16. Размер окна </w:delText>
        </w:r>
      </w:del>
    </w:p>
    <w:p w:rsidR="00326F06" w:rsidDel="00263EA1" w:rsidRDefault="00704914" w:rsidP="00263EA1">
      <w:pPr>
        <w:spacing w:line="276" w:lineRule="auto"/>
        <w:ind w:firstLine="851"/>
        <w:jc w:val="both"/>
        <w:rPr>
          <w:del w:id="115" w:author="Николай Федоров" w:date="2019-05-13T21:30:00Z"/>
          <w:noProof/>
          <w:sz w:val="28"/>
          <w:szCs w:val="28"/>
        </w:rPr>
      </w:pPr>
      <w:del w:id="116" w:author="Николай Федоров" w:date="2019-05-13T21:30:00Z">
        <w:r w:rsidDel="00263EA1">
          <w:rPr>
            <w:sz w:val="28"/>
            <w:szCs w:val="28"/>
          </w:rPr>
          <w:delText>Нажимаем ОК. Далее нам необходимо указать для автоматизированной стратегии лишь некоторые минимальные настройки для последующего обучения сетей. Необходимо указать Тип сети, для временных рядов, в которых присутствует тренд, как правило сети РБФ  не используются, так как по своей природе сети Радиальной Базисной Функции предназначены для рядов, которые не содержат тренд.</w:delText>
        </w:r>
        <w:r w:rsidR="00326F06" w:rsidRPr="00326F06" w:rsidDel="00263EA1">
          <w:rPr>
            <w:noProof/>
            <w:sz w:val="28"/>
            <w:szCs w:val="28"/>
          </w:rPr>
          <w:delText xml:space="preserve"> </w:delText>
        </w:r>
      </w:del>
    </w:p>
    <w:p w:rsidR="00704914" w:rsidDel="00263EA1" w:rsidRDefault="00326F06" w:rsidP="00263EA1">
      <w:pPr>
        <w:spacing w:line="276" w:lineRule="auto"/>
        <w:ind w:firstLine="851"/>
        <w:jc w:val="both"/>
        <w:rPr>
          <w:del w:id="117" w:author="Николай Федоров" w:date="2019-05-13T21:30:00Z"/>
          <w:sz w:val="28"/>
          <w:szCs w:val="28"/>
        </w:rPr>
        <w:pPrChange w:id="118" w:author="Николай Федоров" w:date="2019-05-13T21:30:00Z">
          <w:pPr>
            <w:spacing w:line="276" w:lineRule="auto"/>
            <w:ind w:firstLine="851"/>
            <w:jc w:val="center"/>
          </w:pPr>
        </w:pPrChange>
      </w:pPr>
      <w:del w:id="119" w:author="Николай Федоров" w:date="2019-05-13T21:30:00Z">
        <w:r w:rsidRPr="00326F06" w:rsidDel="00263EA1">
          <w:rPr>
            <w:noProof/>
            <w:sz w:val="28"/>
            <w:szCs w:val="28"/>
          </w:rPr>
          <w:drawing>
            <wp:inline distT="0" distB="0" distL="0" distR="0">
              <wp:extent cx="4067175" cy="3160107"/>
              <wp:effectExtent l="19050" t="0" r="9525" b="0"/>
              <wp:docPr id="2" name="Рисунок 1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5"/>
                      <pic:cNvPicPr>
                        <a:picLocks noChangeAspect="1" noChangeArrowheads="1"/>
                      </pic:cNvPicPr>
                    </pic:nvPicPr>
                    <pic:blipFill>
                      <a:blip r:embed="rId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71513" cy="316347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326F06" w:rsidDel="00263EA1" w:rsidRDefault="00326F06" w:rsidP="00263EA1">
      <w:pPr>
        <w:spacing w:line="276" w:lineRule="auto"/>
        <w:ind w:firstLine="851"/>
        <w:jc w:val="both"/>
        <w:rPr>
          <w:del w:id="120" w:author="Николай Федоров" w:date="2019-05-13T21:30:00Z"/>
          <w:sz w:val="28"/>
          <w:szCs w:val="28"/>
        </w:rPr>
        <w:pPrChange w:id="121" w:author="Николай Федоров" w:date="2019-05-13T21:30:00Z">
          <w:pPr>
            <w:spacing w:line="276" w:lineRule="auto"/>
            <w:ind w:firstLine="851"/>
            <w:jc w:val="center"/>
          </w:pPr>
        </w:pPrChange>
      </w:pPr>
      <w:del w:id="122" w:author="Николай Федоров" w:date="2019-05-13T21:30:00Z">
        <w:r w:rsidDel="00263EA1">
          <w:rPr>
            <w:sz w:val="28"/>
            <w:szCs w:val="28"/>
          </w:rPr>
          <w:delText>Рисунок 17. Параметры обучения</w:delText>
        </w:r>
      </w:del>
    </w:p>
    <w:p w:rsidR="007F4E0F" w:rsidDel="00263EA1" w:rsidRDefault="007F4E0F" w:rsidP="00263EA1">
      <w:pPr>
        <w:spacing w:line="276" w:lineRule="auto"/>
        <w:ind w:firstLine="851"/>
        <w:jc w:val="both"/>
        <w:rPr>
          <w:del w:id="123" w:author="Николай Федоров" w:date="2019-05-13T21:30:00Z"/>
          <w:sz w:val="28"/>
          <w:szCs w:val="28"/>
        </w:rPr>
        <w:pPrChange w:id="124" w:author="Николай Федоров" w:date="2019-05-13T21:30:00Z">
          <w:pPr>
            <w:spacing w:line="276" w:lineRule="auto"/>
            <w:ind w:firstLine="851"/>
            <w:jc w:val="center"/>
          </w:pPr>
        </w:pPrChange>
      </w:pPr>
    </w:p>
    <w:p w:rsidR="00704914" w:rsidRDefault="00704914" w:rsidP="00263EA1">
      <w:pPr>
        <w:spacing w:line="276" w:lineRule="auto"/>
        <w:ind w:firstLine="851"/>
        <w:jc w:val="both"/>
        <w:rPr>
          <w:sz w:val="28"/>
          <w:szCs w:val="28"/>
        </w:rPr>
      </w:pPr>
      <w:del w:id="125" w:author="Николай Федоров" w:date="2019-05-13T21:30:00Z">
        <w:r w:rsidDel="00263EA1">
          <w:rPr>
            <w:sz w:val="28"/>
            <w:szCs w:val="28"/>
          </w:rPr>
          <w:delText xml:space="preserve">Далее </w:delText>
        </w:r>
        <w:r w:rsidR="00326F06" w:rsidDel="00263EA1">
          <w:rPr>
            <w:sz w:val="28"/>
            <w:szCs w:val="28"/>
          </w:rPr>
          <w:delText xml:space="preserve">можно указать для персептронов </w:delText>
        </w:r>
        <w:r w:rsidR="00326F06" w:rsidRPr="00B61D4E" w:rsidDel="00263EA1">
          <w:rPr>
            <w:b/>
            <w:sz w:val="28"/>
            <w:szCs w:val="28"/>
          </w:rPr>
          <w:delText>интервал для скрытых нейронов (</w:delText>
        </w:r>
        <w:r w:rsidR="00326F06" w:rsidRPr="00B61D4E" w:rsidDel="00263EA1">
          <w:rPr>
            <w:b/>
            <w:sz w:val="28"/>
            <w:szCs w:val="28"/>
            <w:lang w:val="en-US"/>
          </w:rPr>
          <w:delText>Min</w:delText>
        </w:r>
        <w:r w:rsidR="00326F06" w:rsidRPr="00B61D4E" w:rsidDel="00263EA1">
          <w:rPr>
            <w:b/>
            <w:sz w:val="28"/>
            <w:szCs w:val="28"/>
          </w:rPr>
          <w:delText xml:space="preserve">. </w:delText>
        </w:r>
        <w:r w:rsidR="00326F06" w:rsidRPr="00B61D4E" w:rsidDel="00263EA1">
          <w:rPr>
            <w:b/>
            <w:sz w:val="28"/>
            <w:szCs w:val="28"/>
            <w:lang w:val="en-US"/>
          </w:rPr>
          <w:delText>hidden</w:delText>
        </w:r>
        <w:r w:rsidR="00326F06" w:rsidRPr="00B61D4E" w:rsidDel="00263EA1">
          <w:rPr>
            <w:b/>
            <w:sz w:val="28"/>
            <w:szCs w:val="28"/>
          </w:rPr>
          <w:delText xml:space="preserve"> </w:delText>
        </w:r>
        <w:r w:rsidR="00326F06" w:rsidRPr="00B61D4E" w:rsidDel="00263EA1">
          <w:rPr>
            <w:b/>
            <w:sz w:val="28"/>
            <w:szCs w:val="28"/>
            <w:lang w:val="en-US"/>
          </w:rPr>
          <w:delText>units</w:delText>
        </w:r>
        <w:r w:rsidR="00326F06" w:rsidRPr="00B61D4E" w:rsidDel="00263EA1">
          <w:rPr>
            <w:b/>
            <w:sz w:val="28"/>
            <w:szCs w:val="28"/>
          </w:rPr>
          <w:delText>)</w:delText>
        </w:r>
        <w:r w:rsidR="00326F06" w:rsidRPr="00326F06" w:rsidDel="00263EA1">
          <w:rPr>
            <w:sz w:val="28"/>
            <w:szCs w:val="28"/>
          </w:rPr>
          <w:delText xml:space="preserve">, </w:delText>
        </w:r>
        <w:r w:rsidR="00326F06" w:rsidDel="00263EA1">
          <w:rPr>
            <w:sz w:val="28"/>
            <w:szCs w:val="28"/>
          </w:rPr>
          <w:delText xml:space="preserve">задать </w:delText>
        </w:r>
        <w:r w:rsidR="00326F06" w:rsidRPr="00B61D4E" w:rsidDel="00263EA1">
          <w:rPr>
            <w:b/>
            <w:sz w:val="28"/>
            <w:szCs w:val="28"/>
          </w:rPr>
          <w:delText>количество сетей (</w:delText>
        </w:r>
        <w:r w:rsidR="00326F06" w:rsidRPr="00B61D4E" w:rsidDel="00263EA1">
          <w:rPr>
            <w:b/>
            <w:sz w:val="28"/>
            <w:szCs w:val="28"/>
            <w:lang w:val="en-US"/>
          </w:rPr>
          <w:delText>Networks</w:delText>
        </w:r>
        <w:r w:rsidR="00326F06" w:rsidRPr="00B61D4E" w:rsidDel="00263EA1">
          <w:rPr>
            <w:b/>
            <w:sz w:val="28"/>
            <w:szCs w:val="28"/>
          </w:rPr>
          <w:delText xml:space="preserve"> </w:delText>
        </w:r>
        <w:r w:rsidR="00326F06" w:rsidRPr="00B61D4E" w:rsidDel="00263EA1">
          <w:rPr>
            <w:b/>
            <w:sz w:val="28"/>
            <w:szCs w:val="28"/>
            <w:lang w:val="en-US"/>
          </w:rPr>
          <w:delText>to</w:delText>
        </w:r>
        <w:r w:rsidR="00326F06" w:rsidRPr="00B61D4E" w:rsidDel="00263EA1">
          <w:rPr>
            <w:b/>
            <w:sz w:val="28"/>
            <w:szCs w:val="28"/>
          </w:rPr>
          <w:delText xml:space="preserve"> </w:delText>
        </w:r>
        <w:r w:rsidR="00326F06" w:rsidRPr="00B61D4E" w:rsidDel="00263EA1">
          <w:rPr>
            <w:b/>
            <w:sz w:val="28"/>
            <w:szCs w:val="28"/>
            <w:lang w:val="en-US"/>
          </w:rPr>
          <w:delText>train</w:delText>
        </w:r>
        <w:r w:rsidR="00326F06" w:rsidRPr="00B61D4E" w:rsidDel="00263EA1">
          <w:rPr>
            <w:b/>
            <w:sz w:val="28"/>
            <w:szCs w:val="28"/>
          </w:rPr>
          <w:delText>)</w:delText>
        </w:r>
        <w:r w:rsidR="00326F06" w:rsidDel="00263EA1">
          <w:rPr>
            <w:sz w:val="28"/>
            <w:szCs w:val="28"/>
          </w:rPr>
          <w:delText>, допустим возьмем 50</w:delText>
        </w:r>
        <w:r w:rsidR="00326F06" w:rsidRPr="00326F06" w:rsidDel="00263EA1">
          <w:rPr>
            <w:sz w:val="28"/>
            <w:szCs w:val="28"/>
          </w:rPr>
          <w:delText xml:space="preserve">. </w:delText>
        </w:r>
        <w:r w:rsidR="00326F06" w:rsidDel="00263EA1">
          <w:rPr>
            <w:sz w:val="28"/>
            <w:szCs w:val="28"/>
          </w:rPr>
          <w:delText xml:space="preserve">В качестве функции ошибки всегда используется </w:delText>
        </w:r>
        <w:r w:rsidR="00326F06" w:rsidRPr="00B61D4E" w:rsidDel="00263EA1">
          <w:rPr>
            <w:b/>
            <w:sz w:val="28"/>
            <w:szCs w:val="28"/>
          </w:rPr>
          <w:delText>Сумма квадратов (</w:delText>
        </w:r>
        <w:r w:rsidR="00326F06" w:rsidRPr="00B61D4E" w:rsidDel="00263EA1">
          <w:rPr>
            <w:b/>
            <w:sz w:val="28"/>
            <w:szCs w:val="28"/>
            <w:lang w:val="en-US"/>
          </w:rPr>
          <w:delText>Sum</w:delText>
        </w:r>
        <w:r w:rsidR="00326F06" w:rsidRPr="00B61D4E" w:rsidDel="00263EA1">
          <w:rPr>
            <w:b/>
            <w:sz w:val="28"/>
            <w:szCs w:val="28"/>
          </w:rPr>
          <w:delText xml:space="preserve"> </w:delText>
        </w:r>
        <w:r w:rsidR="00326F06" w:rsidRPr="00B61D4E" w:rsidDel="00263EA1">
          <w:rPr>
            <w:b/>
            <w:sz w:val="28"/>
            <w:szCs w:val="28"/>
            <w:lang w:val="en-US"/>
          </w:rPr>
          <w:delText>of</w:delText>
        </w:r>
        <w:r w:rsidR="00326F06" w:rsidRPr="00B61D4E" w:rsidDel="00263EA1">
          <w:rPr>
            <w:b/>
            <w:sz w:val="28"/>
            <w:szCs w:val="28"/>
          </w:rPr>
          <w:delText xml:space="preserve"> </w:delText>
        </w:r>
        <w:r w:rsidR="00326F06" w:rsidRPr="00B61D4E" w:rsidDel="00263EA1">
          <w:rPr>
            <w:b/>
            <w:sz w:val="28"/>
            <w:szCs w:val="28"/>
            <w:lang w:val="en-US"/>
          </w:rPr>
          <w:delText>squares</w:delText>
        </w:r>
        <w:r w:rsidR="00326F06" w:rsidRPr="00B61D4E" w:rsidDel="00263EA1">
          <w:rPr>
            <w:b/>
            <w:sz w:val="28"/>
            <w:szCs w:val="28"/>
          </w:rPr>
          <w:delText>)</w:delText>
        </w:r>
        <w:r w:rsidR="00326F06" w:rsidRPr="00326F06" w:rsidDel="00263EA1">
          <w:rPr>
            <w:sz w:val="28"/>
            <w:szCs w:val="28"/>
          </w:rPr>
          <w:delText xml:space="preserve">. </w:delText>
        </w:r>
        <w:r w:rsidR="00326F06" w:rsidDel="00263EA1">
          <w:rPr>
            <w:sz w:val="28"/>
            <w:szCs w:val="28"/>
          </w:rPr>
          <w:delText xml:space="preserve">На вкладке </w:delText>
        </w:r>
        <w:r w:rsidR="00326F06" w:rsidRPr="00326F06" w:rsidDel="00263EA1">
          <w:rPr>
            <w:b/>
            <w:sz w:val="28"/>
            <w:szCs w:val="28"/>
            <w:lang w:val="en-US"/>
          </w:rPr>
          <w:delText>MLP</w:delText>
        </w:r>
        <w:r w:rsidR="00326F06" w:rsidRPr="00326F06" w:rsidDel="00263EA1">
          <w:rPr>
            <w:b/>
            <w:sz w:val="28"/>
            <w:szCs w:val="28"/>
          </w:rPr>
          <w:delText xml:space="preserve"> </w:delText>
        </w:r>
        <w:r w:rsidR="00326F06" w:rsidRPr="00326F06" w:rsidDel="00263EA1">
          <w:rPr>
            <w:b/>
            <w:sz w:val="28"/>
            <w:szCs w:val="28"/>
            <w:lang w:val="en-US"/>
          </w:rPr>
          <w:delText>activation</w:delText>
        </w:r>
        <w:r w:rsidR="00326F06" w:rsidRPr="00326F06" w:rsidDel="00263EA1">
          <w:rPr>
            <w:b/>
            <w:sz w:val="28"/>
            <w:szCs w:val="28"/>
          </w:rPr>
          <w:delText xml:space="preserve"> </w:delText>
        </w:r>
        <w:r w:rsidR="00326F06" w:rsidRPr="00326F06" w:rsidDel="00263EA1">
          <w:rPr>
            <w:b/>
            <w:sz w:val="28"/>
            <w:szCs w:val="28"/>
            <w:lang w:val="en-US"/>
          </w:rPr>
          <w:delText>functions</w:delText>
        </w:r>
        <w:r w:rsidR="00326F06" w:rsidRPr="00326F06" w:rsidDel="00263EA1">
          <w:rPr>
            <w:b/>
            <w:sz w:val="28"/>
            <w:szCs w:val="28"/>
          </w:rPr>
          <w:delText xml:space="preserve"> - Функции активации для МЛП</w:delText>
        </w:r>
        <w:r w:rsidR="00326F06" w:rsidDel="00263EA1">
          <w:rPr>
            <w:sz w:val="28"/>
            <w:szCs w:val="28"/>
          </w:rPr>
          <w:delText xml:space="preserve">, задаем </w:delText>
        </w:r>
        <w:r w:rsidR="00326F06" w:rsidRPr="00326F06" w:rsidDel="00263EA1">
          <w:rPr>
            <w:b/>
            <w:sz w:val="28"/>
            <w:szCs w:val="28"/>
            <w:lang w:val="en-US"/>
          </w:rPr>
          <w:delText>Identity</w:delText>
        </w:r>
        <w:r w:rsidR="00326F06" w:rsidRPr="00326F06" w:rsidDel="00263EA1">
          <w:rPr>
            <w:b/>
            <w:sz w:val="28"/>
            <w:szCs w:val="28"/>
          </w:rPr>
          <w:delText xml:space="preserve">-Тождественная, </w:delText>
        </w:r>
        <w:r w:rsidR="00326F06" w:rsidRPr="00326F06" w:rsidDel="00263EA1">
          <w:rPr>
            <w:b/>
            <w:sz w:val="28"/>
            <w:szCs w:val="28"/>
            <w:lang w:val="en-US"/>
          </w:rPr>
          <w:delText>Logistic</w:delText>
        </w:r>
        <w:r w:rsidR="00326F06" w:rsidRPr="00326F06" w:rsidDel="00263EA1">
          <w:rPr>
            <w:b/>
            <w:sz w:val="28"/>
            <w:szCs w:val="28"/>
          </w:rPr>
          <w:delText xml:space="preserve">-Логистическая и </w:delText>
        </w:r>
        <w:r w:rsidR="00326F06" w:rsidRPr="00326F06" w:rsidDel="00263EA1">
          <w:rPr>
            <w:b/>
            <w:sz w:val="28"/>
            <w:szCs w:val="28"/>
            <w:lang w:val="en-US"/>
          </w:rPr>
          <w:delText>Tanh</w:delText>
        </w:r>
        <w:r w:rsidR="00326F06" w:rsidRPr="00326F06" w:rsidDel="00263EA1">
          <w:rPr>
            <w:b/>
            <w:sz w:val="28"/>
            <w:szCs w:val="28"/>
          </w:rPr>
          <w:delText>-Гиперболическая</w:delText>
        </w:r>
        <w:r w:rsidR="00326F06" w:rsidDel="00263EA1">
          <w:rPr>
            <w:sz w:val="28"/>
            <w:szCs w:val="28"/>
          </w:rPr>
          <w:delText>, на выходе, как правило, используется тождественная функция.</w:delText>
        </w:r>
      </w:del>
    </w:p>
    <w:p w:rsidR="00326F06" w:rsidDel="00263EA1" w:rsidRDefault="00326F06" w:rsidP="00326F06">
      <w:pPr>
        <w:spacing w:line="276" w:lineRule="auto"/>
        <w:ind w:firstLine="851"/>
        <w:jc w:val="center"/>
        <w:rPr>
          <w:del w:id="126" w:author="Николай Федоров" w:date="2019-05-13T21:30:00Z"/>
          <w:sz w:val="28"/>
          <w:szCs w:val="28"/>
        </w:rPr>
      </w:pPr>
      <w:del w:id="127" w:author="Николай Федоров" w:date="2019-05-13T21:30:00Z">
        <w:r w:rsidDel="00263EA1">
          <w:rPr>
            <w:noProof/>
            <w:sz w:val="28"/>
            <w:szCs w:val="28"/>
          </w:rPr>
          <w:lastRenderedPageBreak/>
          <w:drawing>
            <wp:inline distT="0" distB="0" distL="0" distR="0">
              <wp:extent cx="4143375" cy="3239096"/>
              <wp:effectExtent l="19050" t="0" r="9525" b="0"/>
              <wp:docPr id="108" name="Рисунок 10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"/>
                      <pic:cNvPicPr>
                        <a:picLocks noChangeAspect="1" noChangeArrowheads="1"/>
                      </pic:cNvPicPr>
                    </pic:nvPicPr>
                    <pic:blipFill>
                      <a:blip r:embed="rId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43375" cy="323909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326F06" w:rsidDel="00263EA1" w:rsidRDefault="00326F06" w:rsidP="00326F06">
      <w:pPr>
        <w:spacing w:line="276" w:lineRule="auto"/>
        <w:ind w:firstLine="851"/>
        <w:jc w:val="center"/>
        <w:rPr>
          <w:del w:id="128" w:author="Николай Федоров" w:date="2019-05-13T21:30:00Z"/>
          <w:sz w:val="28"/>
          <w:szCs w:val="28"/>
        </w:rPr>
      </w:pPr>
      <w:del w:id="129" w:author="Николай Федоров" w:date="2019-05-13T21:30:00Z">
        <w:r w:rsidDel="00263EA1">
          <w:rPr>
            <w:sz w:val="28"/>
            <w:szCs w:val="28"/>
          </w:rPr>
          <w:delText>Рисунок 18. Выбор функции активации</w:delText>
        </w:r>
      </w:del>
    </w:p>
    <w:p w:rsidR="007F4E0F" w:rsidDel="00263EA1" w:rsidRDefault="007F4E0F" w:rsidP="00326F06">
      <w:pPr>
        <w:spacing w:line="276" w:lineRule="auto"/>
        <w:ind w:firstLine="851"/>
        <w:jc w:val="center"/>
        <w:rPr>
          <w:del w:id="130" w:author="Николай Федоров" w:date="2019-05-13T21:30:00Z"/>
          <w:sz w:val="28"/>
          <w:szCs w:val="28"/>
        </w:rPr>
      </w:pPr>
    </w:p>
    <w:p w:rsidR="00C02CFB" w:rsidDel="00263EA1" w:rsidRDefault="00C02CFB" w:rsidP="00C02CFB">
      <w:pPr>
        <w:spacing w:line="276" w:lineRule="auto"/>
        <w:ind w:firstLine="851"/>
        <w:jc w:val="both"/>
        <w:rPr>
          <w:del w:id="131" w:author="Николай Федоров" w:date="2019-05-13T21:30:00Z"/>
          <w:sz w:val="28"/>
          <w:szCs w:val="28"/>
        </w:rPr>
      </w:pPr>
      <w:del w:id="132" w:author="Николай Федоров" w:date="2019-05-13T21:30:00Z">
        <w:r w:rsidDel="00263EA1">
          <w:rPr>
            <w:sz w:val="28"/>
            <w:szCs w:val="28"/>
          </w:rPr>
          <w:delText xml:space="preserve">Нажимаем </w:delText>
        </w:r>
        <w:r w:rsidR="00F54C7D" w:rsidRPr="00B61D4E" w:rsidDel="00263EA1">
          <w:rPr>
            <w:b/>
            <w:sz w:val="28"/>
            <w:szCs w:val="28"/>
            <w:lang w:val="en-US"/>
          </w:rPr>
          <w:delText>Tr</w:delText>
        </w:r>
        <w:r w:rsidRPr="00B61D4E" w:rsidDel="00263EA1">
          <w:rPr>
            <w:b/>
            <w:sz w:val="28"/>
            <w:szCs w:val="28"/>
            <w:lang w:val="en-US"/>
          </w:rPr>
          <w:delText>ain</w:delText>
        </w:r>
        <w:r w:rsidRPr="00B61D4E" w:rsidDel="00263EA1">
          <w:rPr>
            <w:b/>
            <w:sz w:val="28"/>
            <w:szCs w:val="28"/>
          </w:rPr>
          <w:delText>-Обучить</w:delText>
        </w:r>
        <w:r w:rsidDel="00263EA1">
          <w:rPr>
            <w:sz w:val="28"/>
            <w:szCs w:val="28"/>
          </w:rPr>
          <w:delText>. Получаем следующий результат:</w:delText>
        </w:r>
      </w:del>
    </w:p>
    <w:p w:rsidR="00C02CFB" w:rsidDel="00263EA1" w:rsidRDefault="00C02CFB" w:rsidP="00F54C7D">
      <w:pPr>
        <w:spacing w:line="276" w:lineRule="auto"/>
        <w:ind w:firstLine="851"/>
        <w:jc w:val="center"/>
        <w:rPr>
          <w:del w:id="133" w:author="Николай Федоров" w:date="2019-05-13T21:30:00Z"/>
          <w:sz w:val="28"/>
          <w:szCs w:val="28"/>
        </w:rPr>
      </w:pPr>
      <w:del w:id="134" w:author="Николай Федоров" w:date="2019-05-13T21:30:00Z">
        <w:r w:rsidDel="00263EA1">
          <w:rPr>
            <w:noProof/>
            <w:sz w:val="28"/>
            <w:szCs w:val="28"/>
          </w:rPr>
          <w:drawing>
            <wp:inline distT="0" distB="0" distL="0" distR="0">
              <wp:extent cx="3854363" cy="3333750"/>
              <wp:effectExtent l="19050" t="0" r="0" b="0"/>
              <wp:docPr id="120" name="Рисунок 1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0"/>
                      <pic:cNvPicPr>
                        <a:picLocks noChangeAspect="1" noChangeArrowheads="1"/>
                      </pic:cNvPicPr>
                    </pic:nvPicPr>
                    <pic:blipFill>
                      <a:blip r:embed="rId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52081" cy="333177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27356E" w:rsidRPr="00C02CFB" w:rsidRDefault="0027356E" w:rsidP="00F54C7D">
      <w:pPr>
        <w:spacing w:line="276" w:lineRule="auto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BB12D0" wp14:editId="6F982DEB">
            <wp:extent cx="5284234" cy="45583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4358" cy="45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14" w:rsidRDefault="00F54C7D" w:rsidP="00F54C7D">
      <w:pPr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ins w:id="135" w:author="Николай Федоров" w:date="2019-05-13T21:31:00Z">
        <w:r w:rsidR="00263EA1">
          <w:rPr>
            <w:noProof/>
            <w:sz w:val="28"/>
            <w:szCs w:val="28"/>
          </w:rPr>
          <w:t>6</w:t>
        </w:r>
      </w:ins>
      <w:del w:id="136" w:author="Николай Федоров" w:date="2019-05-13T21:31:00Z">
        <w:r w:rsidDel="00263EA1">
          <w:rPr>
            <w:noProof/>
            <w:sz w:val="28"/>
            <w:szCs w:val="28"/>
          </w:rPr>
          <w:delText>19</w:delText>
        </w:r>
      </w:del>
      <w:r>
        <w:rPr>
          <w:noProof/>
          <w:sz w:val="28"/>
          <w:szCs w:val="28"/>
        </w:rPr>
        <w:t>. Результат обучения</w:t>
      </w:r>
    </w:p>
    <w:p w:rsidR="007F4E0F" w:rsidRDefault="007F4E0F" w:rsidP="00F54C7D">
      <w:pPr>
        <w:spacing w:line="276" w:lineRule="auto"/>
        <w:jc w:val="center"/>
        <w:rPr>
          <w:noProof/>
          <w:sz w:val="28"/>
          <w:szCs w:val="28"/>
        </w:rPr>
      </w:pPr>
    </w:p>
    <w:p w:rsidR="00F54C7D" w:rsidRPr="00F54C7D" w:rsidRDefault="00F54C7D" w:rsidP="00B61D4E">
      <w:pPr>
        <w:spacing w:line="276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Переходим к анализу результатов. П</w:t>
      </w:r>
      <w:del w:id="137" w:author="Николай Федоров" w:date="2019-05-13T21:31:00Z">
        <w:r w:rsidDel="00263EA1">
          <w:rPr>
            <w:noProof/>
            <w:sz w:val="28"/>
            <w:szCs w:val="28"/>
          </w:rPr>
          <w:delText>ервое, что нам</w:delText>
        </w:r>
      </w:del>
      <w:r>
        <w:rPr>
          <w:noProof/>
          <w:sz w:val="28"/>
          <w:szCs w:val="28"/>
        </w:rPr>
        <w:t xml:space="preserve"> необходимо сделать-это выбрать наилучшую сеть. Сначала необходимо обратить внимание на описание сетей</w:t>
      </w:r>
      <w:del w:id="138" w:author="Николай Федоров" w:date="2019-05-13T21:32:00Z">
        <w:r w:rsidDel="00263EA1">
          <w:rPr>
            <w:noProof/>
            <w:sz w:val="28"/>
            <w:szCs w:val="28"/>
          </w:rPr>
          <w:delText xml:space="preserve">. Описание можно получить и в формате таблицы, нажав на кнопку </w:delText>
        </w:r>
        <w:r w:rsidRPr="00B61D4E" w:rsidDel="00263EA1">
          <w:rPr>
            <w:b/>
            <w:noProof/>
            <w:sz w:val="28"/>
            <w:szCs w:val="28"/>
            <w:lang w:val="en-US"/>
          </w:rPr>
          <w:delText>Summary</w:delText>
        </w:r>
        <w:r w:rsidRPr="00F54C7D" w:rsidDel="00263EA1">
          <w:rPr>
            <w:noProof/>
            <w:sz w:val="28"/>
            <w:szCs w:val="28"/>
          </w:rPr>
          <w:delText>.</w:delText>
        </w:r>
      </w:del>
    </w:p>
    <w:p w:rsidR="00F54C7D" w:rsidRDefault="00F54C7D" w:rsidP="00F54C7D">
      <w:pPr>
        <w:spacing w:line="276" w:lineRule="auto"/>
        <w:jc w:val="center"/>
        <w:rPr>
          <w:noProof/>
          <w:sz w:val="28"/>
          <w:szCs w:val="28"/>
          <w:lang w:val="en-US"/>
        </w:rPr>
      </w:pPr>
      <w:del w:id="139" w:author="Николай Федоров" w:date="2019-05-13T21:31:00Z">
        <w:r w:rsidDel="00263EA1">
          <w:rPr>
            <w:noProof/>
            <w:sz w:val="28"/>
            <w:szCs w:val="28"/>
          </w:rPr>
          <w:drawing>
            <wp:inline distT="0" distB="0" distL="0" distR="0">
              <wp:extent cx="5940425" cy="1090701"/>
              <wp:effectExtent l="19050" t="0" r="3175" b="0"/>
              <wp:docPr id="126" name="Рисунок 1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6"/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10907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27356E" w:rsidRDefault="0027356E" w:rsidP="00F54C7D">
      <w:pPr>
        <w:spacing w:line="276" w:lineRule="auto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1DE560" wp14:editId="599D431F">
            <wp:extent cx="6331976" cy="84908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8544" cy="8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7D" w:rsidRDefault="00F54C7D" w:rsidP="00F54C7D">
      <w:pPr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ins w:id="140" w:author="Николай Федоров" w:date="2019-05-13T21:31:00Z">
        <w:r w:rsidR="00263EA1">
          <w:rPr>
            <w:noProof/>
            <w:sz w:val="28"/>
            <w:szCs w:val="28"/>
          </w:rPr>
          <w:t>7</w:t>
        </w:r>
      </w:ins>
      <w:del w:id="141" w:author="Николай Федоров" w:date="2019-05-13T21:31:00Z">
        <w:r w:rsidDel="00263EA1">
          <w:rPr>
            <w:noProof/>
            <w:sz w:val="28"/>
            <w:szCs w:val="28"/>
          </w:rPr>
          <w:delText>20</w:delText>
        </w:r>
      </w:del>
      <w:r>
        <w:rPr>
          <w:noProof/>
          <w:sz w:val="28"/>
          <w:szCs w:val="28"/>
        </w:rPr>
        <w:t>. Описание сетей</w:t>
      </w:r>
    </w:p>
    <w:p w:rsidR="007F4E0F" w:rsidRDefault="007F4E0F" w:rsidP="00F54C7D">
      <w:pPr>
        <w:spacing w:line="276" w:lineRule="auto"/>
        <w:jc w:val="center"/>
        <w:rPr>
          <w:noProof/>
          <w:sz w:val="28"/>
          <w:szCs w:val="28"/>
        </w:rPr>
      </w:pPr>
    </w:p>
    <w:p w:rsidR="00F54C7D" w:rsidRPr="00BC7FE9" w:rsidRDefault="00F54C7D" w:rsidP="007F4E0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Первый столбец означает архитектуру сети (</w:t>
      </w:r>
      <w:r>
        <w:rPr>
          <w:noProof/>
          <w:sz w:val="28"/>
          <w:szCs w:val="28"/>
          <w:lang w:val="en-US"/>
        </w:rPr>
        <w:t>Net</w:t>
      </w:r>
      <w:r w:rsidRPr="00F54C7D">
        <w:rPr>
          <w:noProof/>
          <w:sz w:val="28"/>
          <w:szCs w:val="28"/>
        </w:rPr>
        <w:t xml:space="preserve">. </w:t>
      </w:r>
      <w:r>
        <w:rPr>
          <w:noProof/>
          <w:sz w:val="28"/>
          <w:szCs w:val="28"/>
          <w:lang w:val="en-US"/>
        </w:rPr>
        <w:t>Name</w:t>
      </w:r>
      <w:r w:rsidRPr="00F54C7D">
        <w:rPr>
          <w:noProof/>
          <w:sz w:val="28"/>
          <w:szCs w:val="28"/>
        </w:rPr>
        <w:t>)</w:t>
      </w:r>
      <w:r>
        <w:rPr>
          <w:noProof/>
          <w:sz w:val="28"/>
          <w:szCs w:val="28"/>
        </w:rPr>
        <w:t xml:space="preserve">, то есть Многослойный персептрон - количество входов - количество скрытых нейронов - количество выходов. </w:t>
      </w:r>
    </w:p>
    <w:p w:rsidR="00E063F8" w:rsidRDefault="00E063F8" w:rsidP="007F4E0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Training</w:t>
      </w:r>
      <w:r w:rsidRPr="00E063F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perf</w:t>
      </w:r>
      <w:r w:rsidRPr="00E063F8">
        <w:rPr>
          <w:noProof/>
          <w:sz w:val="28"/>
          <w:szCs w:val="28"/>
        </w:rPr>
        <w:t>. -</w:t>
      </w:r>
      <w:r>
        <w:rPr>
          <w:noProof/>
          <w:sz w:val="28"/>
          <w:szCs w:val="28"/>
        </w:rPr>
        <w:t xml:space="preserve">Производительность - характеризуется величиной корреляции между исходным рядом и предсказанным на каждой подвыборке. Чем больше это значение, то есть чем ближе оно к 1, тем лучше. </w:t>
      </w:r>
    </w:p>
    <w:p w:rsidR="00E063F8" w:rsidRDefault="00E063F8" w:rsidP="007F4E0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Также необходимо обращать внимание, чтобы значения столбца </w:t>
      </w:r>
      <w:r>
        <w:rPr>
          <w:noProof/>
          <w:sz w:val="28"/>
          <w:szCs w:val="28"/>
          <w:lang w:val="en-US"/>
        </w:rPr>
        <w:t>Test</w:t>
      </w:r>
      <w:r w:rsidRPr="00E063F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perf</w:t>
      </w:r>
      <w:r w:rsidRPr="00E063F8">
        <w:rPr>
          <w:noProof/>
          <w:sz w:val="28"/>
          <w:szCs w:val="28"/>
        </w:rPr>
        <w:t xml:space="preserve">. - </w:t>
      </w:r>
      <w:r>
        <w:rPr>
          <w:noProof/>
          <w:sz w:val="28"/>
          <w:szCs w:val="28"/>
        </w:rPr>
        <w:t>Контрольная производительность, имели примерно одинаковые значения, чтобы не было резких отличий между ними. Тогда можно говорить о том, что модель равномерно работает, как на обучении, так и на контроле.</w:t>
      </w:r>
    </w:p>
    <w:p w:rsidR="00E063F8" w:rsidRDefault="00E063F8" w:rsidP="007F4E0F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Также можно увидеть значение ошибки, как на обучении, так и на контроле. И функции активации.</w:t>
      </w:r>
    </w:p>
    <w:p w:rsidR="00E063F8" w:rsidDel="00263EA1" w:rsidRDefault="00E063F8" w:rsidP="007F4E0F">
      <w:pPr>
        <w:spacing w:line="360" w:lineRule="auto"/>
        <w:ind w:firstLine="851"/>
        <w:jc w:val="both"/>
        <w:rPr>
          <w:del w:id="142" w:author="Николай Федоров" w:date="2019-05-13T21:33:00Z"/>
          <w:noProof/>
          <w:sz w:val="28"/>
          <w:szCs w:val="28"/>
        </w:rPr>
      </w:pPr>
      <w:del w:id="143" w:author="Николай Федоров" w:date="2019-05-13T21:33:00Z">
        <w:r w:rsidDel="00263EA1">
          <w:rPr>
            <w:noProof/>
            <w:sz w:val="28"/>
            <w:szCs w:val="28"/>
          </w:rPr>
          <w:delText xml:space="preserve">Далее переходим на вкладку </w:delText>
        </w:r>
        <w:r w:rsidRPr="00B61D4E" w:rsidDel="00263EA1">
          <w:rPr>
            <w:b/>
            <w:noProof/>
            <w:sz w:val="28"/>
            <w:szCs w:val="28"/>
            <w:lang w:val="en-US"/>
          </w:rPr>
          <w:delText>Graphs</w:delText>
        </w:r>
        <w:r w:rsidRPr="00B61D4E" w:rsidDel="00263EA1">
          <w:rPr>
            <w:b/>
            <w:noProof/>
            <w:sz w:val="28"/>
            <w:szCs w:val="28"/>
          </w:rPr>
          <w:delText>-Графики</w:delText>
        </w:r>
        <w:r w:rsidDel="00263EA1">
          <w:rPr>
            <w:noProof/>
            <w:sz w:val="28"/>
            <w:szCs w:val="28"/>
          </w:rPr>
          <w:delText>.</w:delText>
        </w:r>
        <w:r w:rsidR="007F4E0F" w:rsidDel="00263EA1">
          <w:rPr>
            <w:noProof/>
            <w:sz w:val="28"/>
            <w:szCs w:val="28"/>
          </w:rPr>
          <w:delText xml:space="preserve"> Зд</w:delText>
        </w:r>
        <w:r w:rsidR="00B61D4E" w:rsidDel="00263EA1">
          <w:rPr>
            <w:noProof/>
            <w:sz w:val="28"/>
            <w:szCs w:val="28"/>
          </w:rPr>
          <w:delText>есь можем оценить кач</w:delText>
        </w:r>
        <w:r w:rsidR="007F4E0F" w:rsidDel="00263EA1">
          <w:rPr>
            <w:noProof/>
            <w:sz w:val="28"/>
            <w:szCs w:val="28"/>
          </w:rPr>
          <w:delText>ество при помощи графика рассеивания целевых (</w:delText>
        </w:r>
        <w:r w:rsidR="007F4E0F" w:rsidDel="00263EA1">
          <w:rPr>
            <w:noProof/>
            <w:sz w:val="28"/>
            <w:szCs w:val="28"/>
            <w:lang w:val="en-US"/>
          </w:rPr>
          <w:delText>target</w:delText>
        </w:r>
        <w:r w:rsidR="007F4E0F" w:rsidDel="00263EA1">
          <w:rPr>
            <w:noProof/>
            <w:sz w:val="28"/>
            <w:szCs w:val="28"/>
          </w:rPr>
          <w:delText xml:space="preserve">) и выходных </w:delText>
        </w:r>
        <w:r w:rsidR="007F4E0F" w:rsidRPr="007F4E0F" w:rsidDel="00263EA1">
          <w:rPr>
            <w:noProof/>
            <w:sz w:val="28"/>
            <w:szCs w:val="28"/>
          </w:rPr>
          <w:delText>(</w:delText>
        </w:r>
        <w:r w:rsidR="007F4E0F" w:rsidDel="00263EA1">
          <w:rPr>
            <w:noProof/>
            <w:sz w:val="28"/>
            <w:szCs w:val="28"/>
            <w:lang w:val="en-US"/>
          </w:rPr>
          <w:delText>output</w:delText>
        </w:r>
        <w:r w:rsidR="007F4E0F" w:rsidRPr="007F4E0F" w:rsidDel="00263EA1">
          <w:rPr>
            <w:noProof/>
            <w:sz w:val="28"/>
            <w:szCs w:val="28"/>
          </w:rPr>
          <w:delText xml:space="preserve">) </w:delText>
        </w:r>
        <w:r w:rsidR="007F4E0F" w:rsidDel="00263EA1">
          <w:rPr>
            <w:noProof/>
            <w:sz w:val="28"/>
            <w:szCs w:val="28"/>
          </w:rPr>
          <w:delText xml:space="preserve">переменных. </w:delText>
        </w:r>
        <w:r w:rsidR="007F4E0F" w:rsidRPr="007F4E0F" w:rsidDel="00263EA1">
          <w:rPr>
            <w:noProof/>
            <w:sz w:val="28"/>
            <w:szCs w:val="28"/>
          </w:rPr>
          <w:delText xml:space="preserve"> </w:delText>
        </w:r>
        <w:r w:rsidR="007F4E0F" w:rsidDel="00263EA1">
          <w:rPr>
            <w:noProof/>
            <w:sz w:val="28"/>
            <w:szCs w:val="28"/>
          </w:rPr>
          <w:delText>Выбираем обе подвыборке, и обучающую и контрольную (</w:delText>
        </w:r>
        <w:r w:rsidR="007F4E0F" w:rsidDel="00263EA1">
          <w:rPr>
            <w:noProof/>
            <w:sz w:val="28"/>
            <w:szCs w:val="28"/>
            <w:lang w:val="en-US"/>
          </w:rPr>
          <w:delText>train</w:delText>
        </w:r>
        <w:r w:rsidR="007F4E0F" w:rsidRPr="00BC7FE9" w:rsidDel="00263EA1">
          <w:rPr>
            <w:noProof/>
            <w:sz w:val="28"/>
            <w:szCs w:val="28"/>
          </w:rPr>
          <w:delText xml:space="preserve">, </w:delText>
        </w:r>
        <w:r w:rsidR="007F4E0F" w:rsidDel="00263EA1">
          <w:rPr>
            <w:noProof/>
            <w:sz w:val="28"/>
            <w:szCs w:val="28"/>
            <w:lang w:val="en-US"/>
          </w:rPr>
          <w:delText>test</w:delText>
        </w:r>
        <w:r w:rsidR="007F4E0F" w:rsidDel="00263EA1">
          <w:rPr>
            <w:noProof/>
            <w:sz w:val="28"/>
            <w:szCs w:val="28"/>
          </w:rPr>
          <w:delText>). Необходимо выбрать параметры, указанные на рисунке 21.</w:delText>
        </w:r>
      </w:del>
    </w:p>
    <w:p w:rsidR="007F4E0F" w:rsidDel="00263EA1" w:rsidRDefault="007F4E0F" w:rsidP="007F4E0F">
      <w:pPr>
        <w:spacing w:line="276" w:lineRule="auto"/>
        <w:jc w:val="center"/>
        <w:rPr>
          <w:del w:id="144" w:author="Николай Федоров" w:date="2019-05-13T21:33:00Z"/>
          <w:noProof/>
          <w:sz w:val="28"/>
          <w:szCs w:val="28"/>
          <w:lang w:val="en-US"/>
        </w:rPr>
      </w:pPr>
      <w:del w:id="145" w:author="Николай Федоров" w:date="2019-05-13T21:33:00Z">
        <w:r w:rsidDel="00263EA1">
          <w:rPr>
            <w:noProof/>
            <w:sz w:val="28"/>
            <w:szCs w:val="28"/>
          </w:rPr>
          <w:drawing>
            <wp:inline distT="0" distB="0" distL="0" distR="0">
              <wp:extent cx="4086225" cy="3561790"/>
              <wp:effectExtent l="19050" t="0" r="9525" b="0"/>
              <wp:docPr id="129" name="Рисунок 1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"/>
                      <pic:cNvPicPr>
                        <a:picLocks noChangeAspect="1" noChangeArrowheads="1"/>
                      </pic:cNvPicPr>
                    </pic:nvPicPr>
                    <pic:blipFill>
                      <a:blip r:embed="rId3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86225" cy="3561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7F4E0F" w:rsidDel="00263EA1" w:rsidRDefault="007F4E0F" w:rsidP="007F4E0F">
      <w:pPr>
        <w:spacing w:line="276" w:lineRule="auto"/>
        <w:jc w:val="center"/>
        <w:rPr>
          <w:del w:id="146" w:author="Николай Федоров" w:date="2019-05-13T21:33:00Z"/>
          <w:noProof/>
          <w:sz w:val="28"/>
          <w:szCs w:val="28"/>
        </w:rPr>
      </w:pPr>
      <w:del w:id="147" w:author="Николай Федоров" w:date="2019-05-13T21:33:00Z">
        <w:r w:rsidDel="00263EA1">
          <w:rPr>
            <w:noProof/>
            <w:sz w:val="28"/>
            <w:szCs w:val="28"/>
          </w:rPr>
          <w:delText>Рисунок 21. Выбор п</w:delText>
        </w:r>
        <w:r w:rsidR="005A22F4" w:rsidDel="00263EA1">
          <w:rPr>
            <w:noProof/>
            <w:sz w:val="28"/>
            <w:szCs w:val="28"/>
          </w:rPr>
          <w:delText>араметров для диаграммы рассея</w:delText>
        </w:r>
        <w:r w:rsidDel="00263EA1">
          <w:rPr>
            <w:noProof/>
            <w:sz w:val="28"/>
            <w:szCs w:val="28"/>
          </w:rPr>
          <w:delText>ния</w:delText>
        </w:r>
      </w:del>
    </w:p>
    <w:p w:rsidR="007F4E0F" w:rsidDel="00263EA1" w:rsidRDefault="007F4E0F" w:rsidP="007F4E0F">
      <w:pPr>
        <w:spacing w:line="276" w:lineRule="auto"/>
        <w:jc w:val="center"/>
        <w:rPr>
          <w:del w:id="148" w:author="Николай Федоров" w:date="2019-05-13T21:33:00Z"/>
          <w:noProof/>
          <w:sz w:val="28"/>
          <w:szCs w:val="28"/>
        </w:rPr>
      </w:pPr>
    </w:p>
    <w:p w:rsidR="007F4E0F" w:rsidRDefault="007F4E0F" w:rsidP="007F4E0F">
      <w:pPr>
        <w:spacing w:line="276" w:lineRule="auto"/>
        <w:jc w:val="both"/>
        <w:rPr>
          <w:noProof/>
          <w:sz w:val="28"/>
          <w:szCs w:val="28"/>
        </w:rPr>
      </w:pPr>
      <w:del w:id="149" w:author="Николай Федоров" w:date="2019-05-13T21:33:00Z">
        <w:r w:rsidDel="00263EA1">
          <w:rPr>
            <w:noProof/>
            <w:sz w:val="28"/>
            <w:szCs w:val="28"/>
          </w:rPr>
          <w:delText xml:space="preserve">Нажимаем </w:delText>
        </w:r>
        <w:r w:rsidDel="00263EA1">
          <w:rPr>
            <w:noProof/>
            <w:sz w:val="28"/>
            <w:szCs w:val="28"/>
            <w:lang w:val="en-US"/>
          </w:rPr>
          <w:delText>X</w:delText>
        </w:r>
        <w:r w:rsidRPr="007F4E0F" w:rsidDel="00263EA1">
          <w:rPr>
            <w:noProof/>
            <w:sz w:val="28"/>
            <w:szCs w:val="28"/>
          </w:rPr>
          <w:delText xml:space="preserve"> </w:delText>
        </w:r>
        <w:r w:rsidDel="00263EA1">
          <w:rPr>
            <w:noProof/>
            <w:sz w:val="28"/>
            <w:szCs w:val="28"/>
            <w:lang w:val="en-US"/>
          </w:rPr>
          <w:delText>and</w:delText>
        </w:r>
        <w:r w:rsidRPr="007F4E0F" w:rsidDel="00263EA1">
          <w:rPr>
            <w:noProof/>
            <w:sz w:val="28"/>
            <w:szCs w:val="28"/>
          </w:rPr>
          <w:delText xml:space="preserve"> </w:delText>
        </w:r>
        <w:r w:rsidDel="00263EA1">
          <w:rPr>
            <w:noProof/>
            <w:sz w:val="28"/>
            <w:szCs w:val="28"/>
            <w:lang w:val="en-US"/>
          </w:rPr>
          <w:delText>Y</w:delText>
        </w:r>
        <w:r w:rsidRPr="007F4E0F" w:rsidDel="00263EA1">
          <w:rPr>
            <w:noProof/>
            <w:sz w:val="28"/>
            <w:szCs w:val="28"/>
          </w:rPr>
          <w:delText>.</w:delText>
        </w:r>
        <w:r w:rsidDel="00263EA1">
          <w:rPr>
            <w:noProof/>
            <w:sz w:val="28"/>
            <w:szCs w:val="28"/>
          </w:rPr>
          <w:delText xml:space="preserve"> </w:delText>
        </w:r>
      </w:del>
      <w:ins w:id="150" w:author="Николай Федоров" w:date="2019-05-13T21:33:00Z">
        <w:r w:rsidR="00263EA1">
          <w:rPr>
            <w:noProof/>
            <w:sz w:val="28"/>
            <w:szCs w:val="28"/>
          </w:rPr>
          <w:t xml:space="preserve">Для оценки качества строим график </w:t>
        </w:r>
        <w:r w:rsidR="00A219F4">
          <w:rPr>
            <w:noProof/>
            <w:sz w:val="28"/>
            <w:szCs w:val="28"/>
          </w:rPr>
          <w:t>рассеивания целевых (</w:t>
        </w:r>
        <w:r w:rsidR="00A219F4">
          <w:rPr>
            <w:noProof/>
            <w:sz w:val="28"/>
            <w:szCs w:val="28"/>
            <w:lang w:val="en-US"/>
          </w:rPr>
          <w:t>target</w:t>
        </w:r>
        <w:r w:rsidR="00A219F4">
          <w:rPr>
            <w:noProof/>
            <w:sz w:val="28"/>
            <w:szCs w:val="28"/>
          </w:rPr>
          <w:t>)</w:t>
        </w:r>
        <w:r w:rsidR="00A219F4" w:rsidRPr="00A219F4">
          <w:rPr>
            <w:noProof/>
            <w:sz w:val="28"/>
            <w:szCs w:val="28"/>
            <w:rPrChange w:id="151" w:author="Николай Федоров" w:date="2019-05-13T21:33:00Z">
              <w:rPr>
                <w:noProof/>
                <w:sz w:val="28"/>
                <w:szCs w:val="28"/>
                <w:lang w:val="en-US"/>
              </w:rPr>
            </w:rPrChange>
          </w:rPr>
          <w:t xml:space="preserve"> </w:t>
        </w:r>
        <w:r w:rsidR="00A219F4">
          <w:rPr>
            <w:noProof/>
            <w:sz w:val="28"/>
            <w:szCs w:val="28"/>
          </w:rPr>
          <w:t>и вы</w:t>
        </w:r>
      </w:ins>
      <w:ins w:id="152" w:author="Николай Федоров" w:date="2019-05-13T21:34:00Z">
        <w:r w:rsidR="00A219F4">
          <w:rPr>
            <w:noProof/>
            <w:sz w:val="28"/>
            <w:szCs w:val="28"/>
          </w:rPr>
          <w:t>ходных переменных (</w:t>
        </w:r>
        <w:r w:rsidR="00A219F4">
          <w:rPr>
            <w:noProof/>
            <w:sz w:val="28"/>
            <w:szCs w:val="28"/>
            <w:lang w:val="en-US"/>
          </w:rPr>
          <w:t>output</w:t>
        </w:r>
        <w:r w:rsidR="00A219F4">
          <w:rPr>
            <w:noProof/>
            <w:sz w:val="28"/>
            <w:szCs w:val="28"/>
          </w:rPr>
          <w:t>)</w:t>
        </w:r>
        <w:r w:rsidR="00A219F4" w:rsidRPr="00A219F4">
          <w:rPr>
            <w:noProof/>
            <w:sz w:val="28"/>
            <w:szCs w:val="28"/>
            <w:rPrChange w:id="153" w:author="Николай Федоров" w:date="2019-05-13T21:34:00Z">
              <w:rPr>
                <w:noProof/>
                <w:sz w:val="28"/>
                <w:szCs w:val="28"/>
                <w:lang w:val="en-US"/>
              </w:rPr>
            </w:rPrChange>
          </w:rPr>
          <w:t xml:space="preserve">. </w:t>
        </w:r>
      </w:ins>
      <w:r>
        <w:rPr>
          <w:noProof/>
          <w:sz w:val="28"/>
          <w:szCs w:val="28"/>
        </w:rPr>
        <w:t>Получаем следующий результат:</w:t>
      </w:r>
    </w:p>
    <w:p w:rsidR="007F4E0F" w:rsidRDefault="005A22F4" w:rsidP="007F4E0F">
      <w:pPr>
        <w:spacing w:line="276" w:lineRule="auto"/>
        <w:jc w:val="both"/>
      </w:pPr>
      <w:del w:id="154" w:author="Николай Федоров" w:date="2019-05-13T21:33:00Z">
        <w:r w:rsidDel="00263EA1">
          <w:object w:dxaOrig="8101" w:dyaOrig="6080">
            <v:shape id="_x0000_i1030" type="#_x0000_t75" style="width:405.45pt;height:303.45pt" o:ole="">
              <v:imagedata r:id="rId39" o:title=""/>
            </v:shape>
            <o:OLEObject Type="Embed" ProgID="STATISTICA.Graph" ShapeID="_x0000_i1030" DrawAspect="Content" ObjectID="_1619292097" r:id="rId40">
              <o:FieldCodes>\s</o:FieldCodes>
            </o:OLEObject>
          </w:object>
        </w:r>
      </w:del>
    </w:p>
    <w:p w:rsidR="0024011E" w:rsidRDefault="0024011E" w:rsidP="007F4E0F">
      <w:pPr>
        <w:spacing w:line="276" w:lineRule="auto"/>
        <w:jc w:val="both"/>
      </w:pPr>
      <w:r>
        <w:rPr>
          <w:noProof/>
        </w:rPr>
        <w:drawing>
          <wp:inline distT="0" distB="0" distL="0" distR="0" wp14:anchorId="20263C67" wp14:editId="62A6944D">
            <wp:extent cx="5954485" cy="4495620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3981" cy="45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0F" w:rsidRDefault="007F4E0F" w:rsidP="005A22F4">
      <w:pPr>
        <w:spacing w:line="276" w:lineRule="auto"/>
        <w:jc w:val="center"/>
        <w:rPr>
          <w:sz w:val="28"/>
          <w:szCs w:val="28"/>
        </w:rPr>
      </w:pPr>
      <w:r w:rsidRPr="005A22F4">
        <w:rPr>
          <w:sz w:val="28"/>
          <w:szCs w:val="28"/>
        </w:rPr>
        <w:t xml:space="preserve">Рисунок </w:t>
      </w:r>
      <w:ins w:id="155" w:author="Николай Федоров" w:date="2019-05-13T21:33:00Z">
        <w:r w:rsidR="00263EA1">
          <w:rPr>
            <w:sz w:val="28"/>
            <w:szCs w:val="28"/>
          </w:rPr>
          <w:t>8</w:t>
        </w:r>
      </w:ins>
      <w:del w:id="156" w:author="Николай Федоров" w:date="2019-05-13T21:33:00Z">
        <w:r w:rsidRPr="005A22F4" w:rsidDel="00263EA1">
          <w:rPr>
            <w:sz w:val="28"/>
            <w:szCs w:val="28"/>
          </w:rPr>
          <w:delText>22</w:delText>
        </w:r>
      </w:del>
      <w:r w:rsidRPr="005A22F4">
        <w:rPr>
          <w:sz w:val="28"/>
          <w:szCs w:val="28"/>
        </w:rPr>
        <w:t xml:space="preserve">. </w:t>
      </w:r>
      <w:r w:rsidR="005A22F4" w:rsidRPr="005A22F4">
        <w:rPr>
          <w:sz w:val="28"/>
          <w:szCs w:val="28"/>
        </w:rPr>
        <w:t>Диаграмма рассеяния</w:t>
      </w:r>
    </w:p>
    <w:p w:rsidR="005A22F4" w:rsidRPr="005A22F4" w:rsidRDefault="005A22F4" w:rsidP="005A22F4">
      <w:pPr>
        <w:spacing w:line="276" w:lineRule="auto"/>
        <w:jc w:val="center"/>
        <w:rPr>
          <w:sz w:val="28"/>
          <w:szCs w:val="28"/>
        </w:rPr>
      </w:pPr>
    </w:p>
    <w:p w:rsidR="005A22F4" w:rsidRDefault="005A22F4" w:rsidP="005A22F4">
      <w:pPr>
        <w:spacing w:line="276" w:lineRule="auto"/>
        <w:ind w:firstLine="851"/>
        <w:jc w:val="both"/>
        <w:rPr>
          <w:sz w:val="28"/>
          <w:szCs w:val="28"/>
        </w:rPr>
      </w:pPr>
      <w:r w:rsidRPr="005A22F4">
        <w:rPr>
          <w:sz w:val="28"/>
          <w:szCs w:val="28"/>
        </w:rPr>
        <w:t xml:space="preserve">По данному графику можно оценить результаты обучения. Самой лучшей сетью является та, у которой точки лежат на прямой. В данном случае видно, что наилучший результат показывает </w:t>
      </w:r>
      <w:del w:id="157" w:author="Николай Федоров" w:date="2019-05-13T21:35:00Z">
        <w:r w:rsidRPr="005A22F4" w:rsidDel="00A219F4">
          <w:rPr>
            <w:sz w:val="28"/>
            <w:szCs w:val="28"/>
          </w:rPr>
          <w:delText>4</w:delText>
        </w:r>
      </w:del>
      <w:ins w:id="158" w:author="Николай Федоров" w:date="2019-05-13T21:35:00Z">
        <w:r w:rsidR="00A219F4">
          <w:rPr>
            <w:sz w:val="28"/>
            <w:szCs w:val="28"/>
          </w:rPr>
          <w:t>4</w:t>
        </w:r>
      </w:ins>
      <w:r w:rsidRPr="005A22F4">
        <w:rPr>
          <w:sz w:val="28"/>
          <w:szCs w:val="28"/>
        </w:rPr>
        <w:t>-ая сеть (</w:t>
      </w:r>
      <w:del w:id="159" w:author="Николай Федоров" w:date="2019-05-13T21:35:00Z">
        <w:r w:rsidRPr="005A22F4" w:rsidDel="00A219F4">
          <w:rPr>
            <w:sz w:val="28"/>
            <w:szCs w:val="28"/>
          </w:rPr>
          <w:delText xml:space="preserve">фиолетовые </w:delText>
        </w:r>
      </w:del>
      <w:ins w:id="160" w:author="Николай Федоров" w:date="2019-05-13T21:35:00Z">
        <w:r w:rsidR="00A219F4">
          <w:rPr>
            <w:sz w:val="28"/>
            <w:szCs w:val="28"/>
          </w:rPr>
          <w:t>зеленые</w:t>
        </w:r>
        <w:r w:rsidR="00A219F4" w:rsidRPr="005A22F4">
          <w:rPr>
            <w:sz w:val="28"/>
            <w:szCs w:val="28"/>
          </w:rPr>
          <w:t xml:space="preserve"> </w:t>
        </w:r>
      </w:ins>
      <w:r w:rsidRPr="005A22F4">
        <w:rPr>
          <w:sz w:val="28"/>
          <w:szCs w:val="28"/>
        </w:rPr>
        <w:t xml:space="preserve">точки) и наихудший </w:t>
      </w:r>
      <w:ins w:id="161" w:author="Николай Федоров" w:date="2019-05-13T21:36:00Z">
        <w:r w:rsidR="00A219F4">
          <w:rPr>
            <w:sz w:val="28"/>
            <w:szCs w:val="28"/>
          </w:rPr>
          <w:t>5</w:t>
        </w:r>
      </w:ins>
      <w:del w:id="162" w:author="Николай Федоров" w:date="2019-05-13T21:36:00Z">
        <w:r w:rsidRPr="005A22F4" w:rsidDel="00A219F4">
          <w:rPr>
            <w:sz w:val="28"/>
            <w:szCs w:val="28"/>
          </w:rPr>
          <w:delText>3</w:delText>
        </w:r>
      </w:del>
      <w:r w:rsidRPr="005A22F4">
        <w:rPr>
          <w:sz w:val="28"/>
          <w:szCs w:val="28"/>
        </w:rPr>
        <w:t>-яя сеть (</w:t>
      </w:r>
      <w:del w:id="163" w:author="Николай Федоров" w:date="2019-05-13T21:36:00Z">
        <w:r w:rsidRPr="005A22F4" w:rsidDel="00A219F4">
          <w:rPr>
            <w:sz w:val="28"/>
            <w:szCs w:val="28"/>
          </w:rPr>
          <w:delText xml:space="preserve">зеленые </w:delText>
        </w:r>
      </w:del>
      <w:ins w:id="164" w:author="Николай Федоров" w:date="2019-05-13T21:36:00Z">
        <w:r w:rsidR="00A219F4">
          <w:rPr>
            <w:sz w:val="28"/>
            <w:szCs w:val="28"/>
          </w:rPr>
          <w:t>черные</w:t>
        </w:r>
        <w:r w:rsidR="00A219F4" w:rsidRPr="005A22F4">
          <w:rPr>
            <w:sz w:val="28"/>
            <w:szCs w:val="28"/>
          </w:rPr>
          <w:t xml:space="preserve"> </w:t>
        </w:r>
      </w:ins>
      <w:r w:rsidRPr="005A22F4">
        <w:rPr>
          <w:sz w:val="28"/>
          <w:szCs w:val="28"/>
        </w:rPr>
        <w:t xml:space="preserve">точки), так как </w:t>
      </w:r>
      <w:del w:id="165" w:author="Николай Федоров" w:date="2019-05-13T21:36:00Z">
        <w:r w:rsidRPr="005A22F4" w:rsidDel="00A219F4">
          <w:rPr>
            <w:sz w:val="28"/>
            <w:szCs w:val="28"/>
          </w:rPr>
          <w:delText xml:space="preserve">зеленые </w:delText>
        </w:r>
      </w:del>
      <w:ins w:id="166" w:author="Николай Федоров" w:date="2019-05-13T21:36:00Z">
        <w:r w:rsidR="00A219F4">
          <w:rPr>
            <w:sz w:val="28"/>
            <w:szCs w:val="28"/>
          </w:rPr>
          <w:t>черные</w:t>
        </w:r>
        <w:r w:rsidR="00A219F4" w:rsidRPr="005A22F4">
          <w:rPr>
            <w:sz w:val="28"/>
            <w:szCs w:val="28"/>
          </w:rPr>
          <w:t xml:space="preserve"> </w:t>
        </w:r>
      </w:ins>
      <w:r w:rsidRPr="005A22F4">
        <w:rPr>
          <w:sz w:val="28"/>
          <w:szCs w:val="28"/>
        </w:rPr>
        <w:t>точки показывают наиболее яркие выбросы, то есть лежат удаленно от прямой.</w:t>
      </w:r>
    </w:p>
    <w:p w:rsidR="005A22F4" w:rsidDel="00A219F4" w:rsidRDefault="005A22F4" w:rsidP="00A219F4">
      <w:pPr>
        <w:spacing w:line="276" w:lineRule="auto"/>
        <w:ind w:firstLine="851"/>
        <w:jc w:val="both"/>
        <w:rPr>
          <w:del w:id="167" w:author="Николай Федоров" w:date="2019-05-13T21:36:00Z"/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="00B61D4E">
        <w:rPr>
          <w:sz w:val="28"/>
          <w:szCs w:val="28"/>
        </w:rPr>
        <w:t>посмотрим на сколько хорошо наши</w:t>
      </w:r>
      <w:r>
        <w:rPr>
          <w:sz w:val="28"/>
          <w:szCs w:val="28"/>
        </w:rPr>
        <w:t xml:space="preserve"> построенные модели прогнозируют исходный ряд. </w:t>
      </w:r>
      <w:del w:id="168" w:author="Николай Федоров" w:date="2019-05-13T21:36:00Z">
        <w:r w:rsidDel="00A219F4">
          <w:rPr>
            <w:sz w:val="28"/>
            <w:szCs w:val="28"/>
          </w:rPr>
          <w:delText xml:space="preserve">Для этого переходим на вкладку </w:delText>
        </w:r>
        <w:r w:rsidRPr="00B61D4E" w:rsidDel="00A219F4">
          <w:rPr>
            <w:b/>
            <w:sz w:val="28"/>
            <w:szCs w:val="28"/>
            <w:lang w:val="en-US"/>
          </w:rPr>
          <w:delText>Time</w:delText>
        </w:r>
        <w:r w:rsidRPr="00B61D4E" w:rsidDel="00A219F4">
          <w:rPr>
            <w:b/>
            <w:sz w:val="28"/>
            <w:szCs w:val="28"/>
          </w:rPr>
          <w:delText xml:space="preserve"> </w:delText>
        </w:r>
        <w:r w:rsidRPr="00B61D4E" w:rsidDel="00A219F4">
          <w:rPr>
            <w:b/>
            <w:sz w:val="28"/>
            <w:szCs w:val="28"/>
            <w:lang w:val="en-US"/>
          </w:rPr>
          <w:delText>series</w:delText>
        </w:r>
        <w:r w:rsidRPr="00B61D4E" w:rsidDel="00A219F4">
          <w:rPr>
            <w:b/>
            <w:sz w:val="28"/>
            <w:szCs w:val="28"/>
          </w:rPr>
          <w:delText xml:space="preserve"> - Временные ряды</w:delText>
        </w:r>
        <w:r w:rsidDel="00A219F4">
          <w:rPr>
            <w:sz w:val="28"/>
            <w:szCs w:val="28"/>
          </w:rPr>
          <w:delText xml:space="preserve">, нажимаем кнопку </w:delText>
        </w:r>
        <w:r w:rsidRPr="00B61D4E" w:rsidDel="00A219F4">
          <w:rPr>
            <w:b/>
            <w:sz w:val="28"/>
            <w:szCs w:val="28"/>
            <w:lang w:val="en-US"/>
          </w:rPr>
          <w:delText>Time</w:delText>
        </w:r>
        <w:r w:rsidRPr="00B61D4E" w:rsidDel="00A219F4">
          <w:rPr>
            <w:b/>
            <w:sz w:val="28"/>
            <w:szCs w:val="28"/>
          </w:rPr>
          <w:delText xml:space="preserve"> </w:delText>
        </w:r>
        <w:r w:rsidRPr="00B61D4E" w:rsidDel="00A219F4">
          <w:rPr>
            <w:b/>
            <w:sz w:val="28"/>
            <w:szCs w:val="28"/>
            <w:lang w:val="en-US"/>
          </w:rPr>
          <w:delText>series</w:delText>
        </w:r>
        <w:r w:rsidRPr="00B61D4E" w:rsidDel="00A219F4">
          <w:rPr>
            <w:b/>
            <w:sz w:val="28"/>
            <w:szCs w:val="28"/>
          </w:rPr>
          <w:delText xml:space="preserve"> </w:delText>
        </w:r>
        <w:r w:rsidRPr="00B61D4E" w:rsidDel="00A219F4">
          <w:rPr>
            <w:b/>
            <w:sz w:val="28"/>
            <w:szCs w:val="28"/>
            <w:lang w:val="en-US"/>
          </w:rPr>
          <w:delText>graph</w:delText>
        </w:r>
        <w:r w:rsidRPr="00B61D4E" w:rsidDel="00A219F4">
          <w:rPr>
            <w:b/>
            <w:sz w:val="28"/>
            <w:szCs w:val="28"/>
          </w:rPr>
          <w:delText xml:space="preserve"> - График временного ряда</w:delText>
        </w:r>
        <w:r w:rsidDel="00A219F4">
          <w:rPr>
            <w:sz w:val="28"/>
            <w:szCs w:val="28"/>
          </w:rPr>
          <w:delText>.</w:delText>
        </w:r>
      </w:del>
    </w:p>
    <w:p w:rsidR="005A22F4" w:rsidDel="00A219F4" w:rsidRDefault="005A22F4" w:rsidP="00A219F4">
      <w:pPr>
        <w:spacing w:line="276" w:lineRule="auto"/>
        <w:ind w:firstLine="851"/>
        <w:jc w:val="both"/>
        <w:rPr>
          <w:del w:id="169" w:author="Николай Федоров" w:date="2019-05-13T21:36:00Z"/>
          <w:sz w:val="28"/>
          <w:szCs w:val="28"/>
        </w:rPr>
        <w:pPrChange w:id="170" w:author="Николай Федоров" w:date="2019-05-13T21:36:00Z">
          <w:pPr>
            <w:spacing w:line="276" w:lineRule="auto"/>
            <w:ind w:firstLine="851"/>
            <w:jc w:val="center"/>
          </w:pPr>
        </w:pPrChange>
      </w:pPr>
      <w:del w:id="171" w:author="Николай Федоров" w:date="2019-05-13T21:36:00Z">
        <w:r w:rsidDel="00A219F4">
          <w:rPr>
            <w:noProof/>
            <w:sz w:val="28"/>
            <w:szCs w:val="28"/>
          </w:rPr>
          <w:drawing>
            <wp:inline distT="0" distB="0" distL="0" distR="0">
              <wp:extent cx="3196013" cy="2747548"/>
              <wp:effectExtent l="19050" t="0" r="4387" b="0"/>
              <wp:docPr id="136" name="Рисунок 1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6"/>
                      <pic:cNvPicPr>
                        <a:picLocks noChangeAspect="1" noChangeArrowheads="1"/>
                      </pic:cNvPicPr>
                    </pic:nvPicPr>
                    <pic:blipFill>
                      <a:blip r:embed="rId4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96013" cy="274754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5A22F4" w:rsidRPr="005A22F4" w:rsidRDefault="005A22F4" w:rsidP="00A219F4">
      <w:pPr>
        <w:spacing w:line="276" w:lineRule="auto"/>
        <w:ind w:firstLine="851"/>
        <w:jc w:val="both"/>
        <w:rPr>
          <w:sz w:val="28"/>
          <w:szCs w:val="28"/>
        </w:rPr>
        <w:pPrChange w:id="172" w:author="Николай Федоров" w:date="2019-05-13T21:36:00Z">
          <w:pPr>
            <w:spacing w:line="276" w:lineRule="auto"/>
            <w:ind w:firstLine="851"/>
            <w:jc w:val="center"/>
          </w:pPr>
        </w:pPrChange>
      </w:pPr>
      <w:del w:id="173" w:author="Николай Федоров" w:date="2019-05-13T21:36:00Z">
        <w:r w:rsidDel="00A219F4">
          <w:rPr>
            <w:sz w:val="28"/>
            <w:szCs w:val="28"/>
          </w:rPr>
          <w:delText>Рисунок 23. Выбор вкладки</w:delText>
        </w:r>
      </w:del>
    </w:p>
    <w:p w:rsidR="005A22F4" w:rsidRDefault="00A77B8B" w:rsidP="007F4E0F">
      <w:pPr>
        <w:spacing w:line="276" w:lineRule="auto"/>
        <w:jc w:val="both"/>
        <w:rPr>
          <w:noProof/>
          <w:sz w:val="28"/>
          <w:szCs w:val="28"/>
        </w:rPr>
      </w:pPr>
      <w:del w:id="174" w:author="Николай Федоров" w:date="2019-05-13T21:36:00Z">
        <w:r w:rsidDel="00A219F4">
          <w:rPr>
            <w:noProof/>
            <w:sz w:val="28"/>
            <w:szCs w:val="28"/>
          </w:rPr>
          <w:lastRenderedPageBreak/>
          <w:delText xml:space="preserve">Получаем </w:delText>
        </w:r>
      </w:del>
      <w:ins w:id="175" w:author="Николай Федоров" w:date="2019-05-13T21:36:00Z">
        <w:r w:rsidR="00A219F4">
          <w:rPr>
            <w:noProof/>
            <w:sz w:val="28"/>
            <w:szCs w:val="28"/>
          </w:rPr>
          <w:t xml:space="preserve">Для этого построим </w:t>
        </w:r>
      </w:ins>
      <w:r>
        <w:rPr>
          <w:noProof/>
          <w:sz w:val="28"/>
          <w:szCs w:val="28"/>
        </w:rPr>
        <w:t>следующий график:</w:t>
      </w:r>
    </w:p>
    <w:p w:rsidR="0024011E" w:rsidRDefault="00A77B8B" w:rsidP="00A77B8B">
      <w:pPr>
        <w:spacing w:line="276" w:lineRule="auto"/>
        <w:jc w:val="center"/>
        <w:rPr>
          <w:sz w:val="28"/>
          <w:szCs w:val="28"/>
        </w:rPr>
      </w:pPr>
      <w:del w:id="176" w:author="Николай Федоров" w:date="2019-05-13T21:36:00Z">
        <w:r w:rsidRPr="00A77B8B" w:rsidDel="00A219F4">
          <w:rPr>
            <w:sz w:val="28"/>
            <w:szCs w:val="28"/>
          </w:rPr>
          <w:object w:dxaOrig="9361" w:dyaOrig="7021">
            <v:shape id="_x0000_i1031" type="#_x0000_t75" style="width:468pt;height:351.45pt" o:ole="">
              <v:imagedata r:id="rId43" o:title=""/>
            </v:shape>
            <o:OLEObject Type="Embed" ProgID="STATISTICA.Graph" ShapeID="_x0000_i1031" DrawAspect="Content" ObjectID="_1619292098" r:id="rId44">
              <o:FieldCodes>\s</o:FieldCodes>
            </o:OLEObject>
          </w:object>
        </w:r>
      </w:del>
    </w:p>
    <w:p w:rsidR="0024011E" w:rsidRDefault="0024011E" w:rsidP="00A77B8B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F1949F" wp14:editId="0511A3ED">
            <wp:extent cx="5940425" cy="4459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8B" w:rsidRDefault="00A77B8B" w:rsidP="00A77B8B">
      <w:pPr>
        <w:spacing w:line="276" w:lineRule="auto"/>
        <w:jc w:val="center"/>
        <w:rPr>
          <w:sz w:val="28"/>
          <w:szCs w:val="28"/>
        </w:rPr>
      </w:pPr>
      <w:r w:rsidRPr="00A77B8B">
        <w:rPr>
          <w:sz w:val="28"/>
          <w:szCs w:val="28"/>
        </w:rPr>
        <w:t xml:space="preserve">Рисунок </w:t>
      </w:r>
      <w:ins w:id="177" w:author="Николай Федоров" w:date="2019-05-13T21:37:00Z">
        <w:r w:rsidR="00A219F4">
          <w:rPr>
            <w:sz w:val="28"/>
            <w:szCs w:val="28"/>
          </w:rPr>
          <w:t>9</w:t>
        </w:r>
      </w:ins>
      <w:del w:id="178" w:author="Николай Федоров" w:date="2019-05-13T21:36:00Z">
        <w:r w:rsidRPr="00A77B8B" w:rsidDel="00A219F4">
          <w:rPr>
            <w:sz w:val="28"/>
            <w:szCs w:val="28"/>
          </w:rPr>
          <w:delText>24</w:delText>
        </w:r>
      </w:del>
      <w:r w:rsidRPr="00A77B8B">
        <w:rPr>
          <w:sz w:val="28"/>
          <w:szCs w:val="28"/>
        </w:rPr>
        <w:t>. График временного ряда</w:t>
      </w:r>
    </w:p>
    <w:p w:rsidR="00A77B8B" w:rsidRDefault="00A77B8B" w:rsidP="00A77B8B">
      <w:pPr>
        <w:spacing w:line="276" w:lineRule="auto"/>
        <w:jc w:val="center"/>
        <w:rPr>
          <w:sz w:val="28"/>
          <w:szCs w:val="28"/>
        </w:rPr>
      </w:pPr>
    </w:p>
    <w:p w:rsidR="00AC53DE" w:rsidRDefault="00A77B8B" w:rsidP="00AC53DE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графике видим синим цветом исходный график и предсказанные ряды для каждой модели. В этом случае мы не можем посмотреть</w:t>
      </w:r>
      <w:ins w:id="179" w:author="Николай Федоров" w:date="2019-05-13T21:55:00Z">
        <w:r w:rsidR="002F4ADB">
          <w:rPr>
            <w:sz w:val="28"/>
            <w:szCs w:val="28"/>
          </w:rPr>
          <w:t>,</w:t>
        </w:r>
      </w:ins>
      <w:del w:id="180" w:author="Николай Федоров" w:date="2019-05-13T21:55:00Z">
        <w:r w:rsidR="002F4ADB" w:rsidDel="002F4ADB">
          <w:rPr>
            <w:sz w:val="28"/>
            <w:szCs w:val="28"/>
          </w:rPr>
          <w:delText>,</w:delText>
        </w:r>
      </w:del>
      <w:r>
        <w:rPr>
          <w:sz w:val="28"/>
          <w:szCs w:val="28"/>
        </w:rPr>
        <w:t xml:space="preserve"> как будет прогнозироваться этот ряд дальше.</w:t>
      </w:r>
      <w:ins w:id="181" w:author="Николай Федоров" w:date="2019-05-13T21:55:00Z">
        <w:r w:rsidR="002F4ADB">
          <w:rPr>
            <w:sz w:val="28"/>
            <w:szCs w:val="28"/>
          </w:rPr>
          <w:t xml:space="preserve"> Построим теперь </w:t>
        </w:r>
        <w:proofErr w:type="gramStart"/>
        <w:r w:rsidR="002F4ADB">
          <w:rPr>
            <w:sz w:val="28"/>
            <w:szCs w:val="28"/>
          </w:rPr>
          <w:t>модель</w:t>
        </w:r>
        <w:proofErr w:type="gramEnd"/>
        <w:r w:rsidR="002F4ADB">
          <w:rPr>
            <w:sz w:val="28"/>
            <w:szCs w:val="28"/>
          </w:rPr>
          <w:t xml:space="preserve"> включающую прогнозы</w:t>
        </w:r>
      </w:ins>
      <w:r>
        <w:rPr>
          <w:sz w:val="28"/>
          <w:szCs w:val="28"/>
        </w:rPr>
        <w:t xml:space="preserve"> </w:t>
      </w:r>
    </w:p>
    <w:p w:rsidR="00A77B8B" w:rsidDel="002F4ADB" w:rsidRDefault="00A77B8B" w:rsidP="00AC53DE">
      <w:pPr>
        <w:spacing w:line="276" w:lineRule="auto"/>
        <w:ind w:firstLine="851"/>
        <w:jc w:val="both"/>
        <w:rPr>
          <w:del w:id="182" w:author="Николай Федоров" w:date="2019-05-13T21:55:00Z"/>
          <w:sz w:val="28"/>
          <w:szCs w:val="28"/>
        </w:rPr>
      </w:pPr>
      <w:del w:id="183" w:author="Николай Федоров" w:date="2019-05-13T21:55:00Z">
        <w:r w:rsidDel="002F4ADB">
          <w:rPr>
            <w:sz w:val="28"/>
            <w:szCs w:val="28"/>
          </w:rPr>
          <w:delText xml:space="preserve">Для этой цели используется </w:delText>
        </w:r>
        <w:r w:rsidRPr="00B61D4E" w:rsidDel="002F4ADB">
          <w:rPr>
            <w:b/>
            <w:sz w:val="28"/>
            <w:szCs w:val="28"/>
          </w:rPr>
          <w:delText>Проекция временного ряда (</w:delText>
        </w:r>
        <w:r w:rsidRPr="00B61D4E" w:rsidDel="002F4ADB">
          <w:rPr>
            <w:b/>
            <w:sz w:val="28"/>
            <w:szCs w:val="28"/>
            <w:lang w:val="en-US"/>
          </w:rPr>
          <w:delText>Projection</w:delText>
        </w:r>
        <w:r w:rsidRPr="00B61D4E" w:rsidDel="002F4ADB">
          <w:rPr>
            <w:b/>
            <w:sz w:val="28"/>
            <w:szCs w:val="28"/>
          </w:rPr>
          <w:delText xml:space="preserve"> </w:delText>
        </w:r>
        <w:r w:rsidRPr="00B61D4E" w:rsidDel="002F4ADB">
          <w:rPr>
            <w:b/>
            <w:sz w:val="28"/>
            <w:szCs w:val="28"/>
            <w:lang w:val="en-US"/>
          </w:rPr>
          <w:delText>graph</w:delText>
        </w:r>
        <w:r w:rsidRPr="00B61D4E" w:rsidDel="002F4ADB">
          <w:rPr>
            <w:b/>
            <w:sz w:val="28"/>
            <w:szCs w:val="28"/>
          </w:rPr>
          <w:delText>)</w:delText>
        </w:r>
        <w:r w:rsidRPr="00A77B8B" w:rsidDel="002F4ADB">
          <w:rPr>
            <w:sz w:val="28"/>
            <w:szCs w:val="28"/>
          </w:rPr>
          <w:delText xml:space="preserve">. </w:delText>
        </w:r>
        <w:r w:rsidDel="002F4ADB">
          <w:rPr>
            <w:sz w:val="28"/>
            <w:szCs w:val="28"/>
          </w:rPr>
          <w:delText xml:space="preserve">Здесь мы можем указать, </w:delText>
        </w:r>
        <w:r w:rsidRPr="00B61D4E" w:rsidDel="002F4ADB">
          <w:rPr>
            <w:b/>
            <w:sz w:val="28"/>
            <w:szCs w:val="28"/>
          </w:rPr>
          <w:delText>Начать наблюдение</w:delText>
        </w:r>
        <w:r w:rsidR="00AC53DE" w:rsidRPr="00B61D4E" w:rsidDel="002F4ADB">
          <w:rPr>
            <w:b/>
            <w:sz w:val="28"/>
            <w:szCs w:val="28"/>
          </w:rPr>
          <w:delText xml:space="preserve"> (</w:delText>
        </w:r>
        <w:r w:rsidR="00AC53DE" w:rsidRPr="00B61D4E" w:rsidDel="002F4ADB">
          <w:rPr>
            <w:b/>
            <w:sz w:val="28"/>
            <w:szCs w:val="28"/>
            <w:lang w:val="en-US"/>
          </w:rPr>
          <w:delText>Case</w:delText>
        </w:r>
        <w:r w:rsidR="00AC53DE" w:rsidRPr="00B61D4E" w:rsidDel="002F4ADB">
          <w:rPr>
            <w:b/>
            <w:sz w:val="28"/>
            <w:szCs w:val="28"/>
          </w:rPr>
          <w:delText xml:space="preserve"> (</w:delText>
        </w:r>
        <w:r w:rsidR="00AC53DE" w:rsidRPr="00B61D4E" w:rsidDel="002F4ADB">
          <w:rPr>
            <w:b/>
            <w:sz w:val="28"/>
            <w:szCs w:val="28"/>
            <w:lang w:val="en-US"/>
          </w:rPr>
          <w:delText>start</w:delText>
        </w:r>
        <w:r w:rsidR="00AC53DE" w:rsidRPr="00B61D4E" w:rsidDel="002F4ADB">
          <w:rPr>
            <w:b/>
            <w:sz w:val="28"/>
            <w:szCs w:val="28"/>
          </w:rPr>
          <w:delText xml:space="preserve"> </w:delText>
        </w:r>
        <w:r w:rsidR="00AC53DE" w:rsidRPr="00B61D4E" w:rsidDel="002F4ADB">
          <w:rPr>
            <w:b/>
            <w:sz w:val="28"/>
            <w:szCs w:val="28"/>
            <w:lang w:val="en-US"/>
          </w:rPr>
          <w:delText>from</w:delText>
        </w:r>
        <w:r w:rsidR="00AC53DE" w:rsidRPr="00B61D4E" w:rsidDel="002F4ADB">
          <w:rPr>
            <w:b/>
            <w:sz w:val="28"/>
            <w:szCs w:val="28"/>
          </w:rPr>
          <w:delText>))</w:delText>
        </w:r>
        <w:r w:rsidR="00F96BCF" w:rsidDel="002F4ADB">
          <w:rPr>
            <w:sz w:val="28"/>
            <w:szCs w:val="28"/>
          </w:rPr>
          <w:delText xml:space="preserve"> с 1</w:delText>
        </w:r>
        <w:r w:rsidDel="002F4ADB">
          <w:rPr>
            <w:sz w:val="28"/>
            <w:szCs w:val="28"/>
          </w:rPr>
          <w:delText xml:space="preserve"> и сделаем </w:delText>
        </w:r>
        <w:r w:rsidR="00AC53DE" w:rsidRPr="00AC53DE" w:rsidDel="002F4ADB">
          <w:rPr>
            <w:sz w:val="28"/>
            <w:szCs w:val="28"/>
          </w:rPr>
          <w:delText xml:space="preserve"> </w:delText>
        </w:r>
        <w:r w:rsidR="00AC53DE" w:rsidRPr="00B61D4E" w:rsidDel="002F4ADB">
          <w:rPr>
            <w:b/>
            <w:sz w:val="28"/>
            <w:szCs w:val="28"/>
          </w:rPr>
          <w:delText>длину проекции (</w:delText>
        </w:r>
        <w:r w:rsidR="00AC53DE" w:rsidRPr="00B61D4E" w:rsidDel="002F4ADB">
          <w:rPr>
            <w:b/>
            <w:sz w:val="28"/>
            <w:szCs w:val="28"/>
            <w:lang w:val="en-US"/>
          </w:rPr>
          <w:delText>Projection</w:delText>
        </w:r>
        <w:r w:rsidR="00AC53DE" w:rsidRPr="00B61D4E" w:rsidDel="002F4ADB">
          <w:rPr>
            <w:b/>
            <w:sz w:val="28"/>
            <w:szCs w:val="28"/>
          </w:rPr>
          <w:delText xml:space="preserve"> </w:delText>
        </w:r>
        <w:r w:rsidR="00AC53DE" w:rsidRPr="00B61D4E" w:rsidDel="002F4ADB">
          <w:rPr>
            <w:b/>
            <w:sz w:val="28"/>
            <w:szCs w:val="28"/>
            <w:lang w:val="en-US"/>
          </w:rPr>
          <w:delText>length</w:delText>
        </w:r>
        <w:r w:rsidR="00AC53DE" w:rsidRPr="00B61D4E" w:rsidDel="002F4ADB">
          <w:rPr>
            <w:b/>
            <w:sz w:val="28"/>
            <w:szCs w:val="28"/>
          </w:rPr>
          <w:delText>)</w:delText>
        </w:r>
        <w:r w:rsidR="00F96BCF" w:rsidDel="002F4ADB">
          <w:rPr>
            <w:sz w:val="28"/>
            <w:szCs w:val="28"/>
          </w:rPr>
          <w:delText xml:space="preserve"> на 48 наблюдений, чтобы увидеть как данные модели будут прогнозировать показатели следующих двух годов</w:delText>
        </w:r>
        <w:r w:rsidR="00AC53DE" w:rsidDel="002F4ADB">
          <w:rPr>
            <w:sz w:val="28"/>
            <w:szCs w:val="28"/>
          </w:rPr>
          <w:delText>.</w:delText>
        </w:r>
      </w:del>
    </w:p>
    <w:p w:rsidR="00AC53DE" w:rsidDel="002F4ADB" w:rsidRDefault="00F96BCF" w:rsidP="00AC53DE">
      <w:pPr>
        <w:spacing w:line="276" w:lineRule="auto"/>
        <w:ind w:firstLine="851"/>
        <w:jc w:val="center"/>
        <w:rPr>
          <w:del w:id="184" w:author="Николай Федоров" w:date="2019-05-13T21:55:00Z"/>
          <w:noProof/>
          <w:sz w:val="28"/>
          <w:szCs w:val="28"/>
        </w:rPr>
      </w:pPr>
      <w:del w:id="185" w:author="Николай Федоров" w:date="2019-05-13T21:55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5343525" cy="4610100"/>
              <wp:effectExtent l="19050" t="0" r="9525" b="0"/>
              <wp:docPr id="147" name="Рисунок 1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7"/>
                      <pic:cNvPicPr>
                        <a:picLocks noChangeAspect="1" noChangeArrowheads="1"/>
                      </pic:cNvPicPr>
                    </pic:nvPicPr>
                    <pic:blipFill>
                      <a:blip r:embed="rId4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43525" cy="46101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AC53DE" w:rsidDel="002F4ADB" w:rsidRDefault="00AC53DE" w:rsidP="00AC53DE">
      <w:pPr>
        <w:spacing w:line="276" w:lineRule="auto"/>
        <w:ind w:firstLine="851"/>
        <w:jc w:val="center"/>
        <w:rPr>
          <w:del w:id="186" w:author="Николай Федоров" w:date="2019-05-13T21:55:00Z"/>
          <w:noProof/>
          <w:sz w:val="28"/>
          <w:szCs w:val="28"/>
        </w:rPr>
      </w:pPr>
      <w:del w:id="187" w:author="Николай Федоров" w:date="2019-05-13T21:55:00Z">
        <w:r w:rsidDel="002F4ADB">
          <w:rPr>
            <w:noProof/>
            <w:sz w:val="28"/>
            <w:szCs w:val="28"/>
          </w:rPr>
          <w:delText>Рисунок 25. Параметры для проекции</w:delText>
        </w:r>
      </w:del>
    </w:p>
    <w:p w:rsidR="00AC53DE" w:rsidRDefault="00AC53DE" w:rsidP="00AC53DE">
      <w:pPr>
        <w:spacing w:line="276" w:lineRule="auto"/>
        <w:ind w:firstLine="851"/>
        <w:jc w:val="both"/>
        <w:rPr>
          <w:noProof/>
          <w:sz w:val="28"/>
          <w:szCs w:val="28"/>
        </w:rPr>
      </w:pPr>
      <w:del w:id="188" w:author="Николай Федоров" w:date="2019-05-13T21:55:00Z">
        <w:r w:rsidDel="002F4ADB">
          <w:rPr>
            <w:noProof/>
            <w:sz w:val="28"/>
            <w:szCs w:val="28"/>
          </w:rPr>
          <w:delText xml:space="preserve">Нажимаем </w:delText>
        </w:r>
        <w:r w:rsidRPr="00B61D4E" w:rsidDel="002F4ADB">
          <w:rPr>
            <w:b/>
            <w:noProof/>
            <w:sz w:val="28"/>
            <w:szCs w:val="28"/>
            <w:lang w:val="en-US"/>
          </w:rPr>
          <w:delText>Projection</w:delText>
        </w:r>
        <w:r w:rsidRPr="00B61D4E" w:rsidDel="002F4ADB">
          <w:rPr>
            <w:b/>
            <w:noProof/>
            <w:sz w:val="28"/>
            <w:szCs w:val="28"/>
          </w:rPr>
          <w:delText xml:space="preserve"> -Проекция</w:delText>
        </w:r>
        <w:r w:rsidDel="002F4ADB">
          <w:rPr>
            <w:noProof/>
            <w:sz w:val="28"/>
            <w:szCs w:val="28"/>
          </w:rPr>
          <w:delText xml:space="preserve"> и </w:delText>
        </w:r>
      </w:del>
      <w:ins w:id="189" w:author="Николай Федоров" w:date="2019-05-13T21:55:00Z">
        <w:r w:rsidR="002F4ADB">
          <w:rPr>
            <w:noProof/>
            <w:sz w:val="28"/>
            <w:szCs w:val="28"/>
          </w:rPr>
          <w:t>П</w:t>
        </w:r>
      </w:ins>
      <w:del w:id="190" w:author="Николай Федоров" w:date="2019-05-13T21:55:00Z">
        <w:r w:rsidDel="002F4ADB">
          <w:rPr>
            <w:noProof/>
            <w:sz w:val="28"/>
            <w:szCs w:val="28"/>
          </w:rPr>
          <w:delText>п</w:delText>
        </w:r>
      </w:del>
      <w:r>
        <w:rPr>
          <w:noProof/>
          <w:sz w:val="28"/>
          <w:szCs w:val="28"/>
        </w:rPr>
        <w:t>олучаем следующий график</w:t>
      </w:r>
      <w:ins w:id="191" w:author="Николай Федоров" w:date="2019-05-13T21:55:00Z">
        <w:r w:rsidR="002F4ADB">
          <w:rPr>
            <w:noProof/>
            <w:sz w:val="28"/>
            <w:szCs w:val="28"/>
          </w:rPr>
          <w:t xml:space="preserve"> показывающий про</w:t>
        </w:r>
      </w:ins>
      <w:ins w:id="192" w:author="Николай Федоров" w:date="2019-05-13T21:56:00Z">
        <w:r w:rsidR="002F4ADB">
          <w:rPr>
            <w:noProof/>
            <w:sz w:val="28"/>
            <w:szCs w:val="28"/>
          </w:rPr>
          <w:t>гнозы</w:t>
        </w:r>
      </w:ins>
      <w:del w:id="193" w:author="Николай Федоров" w:date="2019-05-13T21:55:00Z">
        <w:r w:rsidDel="002F4ADB">
          <w:rPr>
            <w:noProof/>
            <w:sz w:val="28"/>
            <w:szCs w:val="28"/>
          </w:rPr>
          <w:delText>.</w:delText>
        </w:r>
      </w:del>
    </w:p>
    <w:p w:rsidR="00F96BCF" w:rsidRDefault="00F96BCF" w:rsidP="00F96BCF">
      <w:pPr>
        <w:spacing w:line="276" w:lineRule="auto"/>
        <w:ind w:firstLine="851"/>
        <w:jc w:val="center"/>
        <w:rPr>
          <w:sz w:val="28"/>
          <w:szCs w:val="28"/>
        </w:rPr>
      </w:pPr>
      <w:del w:id="194" w:author="Николай Федоров" w:date="2019-05-13T21:56:00Z">
        <w:r w:rsidRPr="00F96BCF" w:rsidDel="002F4ADB">
          <w:rPr>
            <w:sz w:val="28"/>
            <w:szCs w:val="28"/>
          </w:rPr>
          <w:object w:dxaOrig="7507" w:dyaOrig="5626">
            <v:shape id="_x0000_i1032" type="#_x0000_t75" style="width:374.55pt;height:281.15pt" o:ole="">
              <v:imagedata r:id="rId47" o:title=""/>
            </v:shape>
            <o:OLEObject Type="Embed" ProgID="STATISTICA.Graph" ShapeID="_x0000_i1032" DrawAspect="Content" ObjectID="_1619292099" r:id="rId48">
              <o:FieldCodes>\s</o:FieldCodes>
            </o:OLEObject>
          </w:object>
        </w:r>
      </w:del>
    </w:p>
    <w:p w:rsidR="0024011E" w:rsidRPr="00F96BCF" w:rsidRDefault="0024011E" w:rsidP="00F96BCF">
      <w:pPr>
        <w:spacing w:line="276" w:lineRule="auto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428E42" wp14:editId="3397CAB4">
            <wp:extent cx="4833514" cy="366014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6523" cy="36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CF" w:rsidRDefault="00F96BCF" w:rsidP="00F96BCF">
      <w:pPr>
        <w:spacing w:line="276" w:lineRule="auto"/>
        <w:ind w:firstLine="851"/>
        <w:jc w:val="center"/>
        <w:rPr>
          <w:sz w:val="28"/>
          <w:szCs w:val="28"/>
        </w:rPr>
      </w:pPr>
      <w:r w:rsidRPr="00F96BCF">
        <w:rPr>
          <w:sz w:val="28"/>
          <w:szCs w:val="28"/>
        </w:rPr>
        <w:t>Рисунок 26. График проекции</w:t>
      </w:r>
    </w:p>
    <w:p w:rsidR="00F96BCF" w:rsidRPr="002F4ADB" w:rsidDel="002F4ADB" w:rsidRDefault="00F96BCF" w:rsidP="00F96BCF">
      <w:pPr>
        <w:spacing w:line="276" w:lineRule="auto"/>
        <w:ind w:firstLine="851"/>
        <w:jc w:val="both"/>
        <w:rPr>
          <w:del w:id="195" w:author="Николай Федоров" w:date="2019-05-13T21:56:00Z"/>
          <w:sz w:val="28"/>
          <w:szCs w:val="28"/>
        </w:rPr>
      </w:pPr>
      <w:del w:id="196" w:author="Николай Федоров" w:date="2019-05-13T21:56:00Z">
        <w:r w:rsidDel="002F4ADB">
          <w:rPr>
            <w:sz w:val="28"/>
            <w:szCs w:val="28"/>
          </w:rPr>
          <w:delText>Видим, что есть модели, которые не улавливают зависимость и эти модели можно удалять.</w:delText>
        </w:r>
      </w:del>
      <w:ins w:id="197" w:author="Николай Федоров" w:date="2019-05-13T21:56:00Z">
        <w:r w:rsidR="002F4ADB" w:rsidRPr="002F4ADB">
          <w:rPr>
            <w:sz w:val="28"/>
            <w:szCs w:val="28"/>
            <w:rPrChange w:id="198" w:author="Николай Федоров" w:date="2019-05-13T21:56:00Z">
              <w:rPr>
                <w:sz w:val="28"/>
                <w:szCs w:val="28"/>
                <w:lang w:val="en-US"/>
              </w:rPr>
            </w:rPrChange>
          </w:rPr>
          <w:t xml:space="preserve"> </w:t>
        </w:r>
        <w:r w:rsidR="002F4ADB">
          <w:rPr>
            <w:sz w:val="28"/>
            <w:szCs w:val="28"/>
          </w:rPr>
          <w:t>Все модели улавливают зависимос</w:t>
        </w:r>
      </w:ins>
      <w:ins w:id="199" w:author="Николай Федоров" w:date="2019-05-13T21:57:00Z">
        <w:r w:rsidR="002F4ADB">
          <w:rPr>
            <w:sz w:val="28"/>
            <w:szCs w:val="28"/>
          </w:rPr>
          <w:t>ть</w:t>
        </w:r>
      </w:ins>
    </w:p>
    <w:p w:rsidR="00F96BCF" w:rsidDel="002F4ADB" w:rsidRDefault="00631FF1" w:rsidP="00F96BCF">
      <w:pPr>
        <w:spacing w:line="276" w:lineRule="auto"/>
        <w:ind w:firstLine="851"/>
        <w:jc w:val="center"/>
        <w:rPr>
          <w:del w:id="200" w:author="Николай Федоров" w:date="2019-05-13T21:57:00Z"/>
          <w:sz w:val="28"/>
          <w:szCs w:val="28"/>
        </w:rPr>
      </w:pPr>
      <w:del w:id="201" w:author="Николай Федоров" w:date="2019-05-13T21:57:00Z">
        <w:r w:rsidRPr="00F96BCF" w:rsidDel="002F4ADB">
          <w:rPr>
            <w:sz w:val="28"/>
            <w:szCs w:val="28"/>
          </w:rPr>
          <w:object w:dxaOrig="8791" w:dyaOrig="6593">
            <v:shape id="_x0000_i1033" type="#_x0000_t75" style="width:439.7pt;height:330pt" o:ole="">
              <v:imagedata r:id="rId50" o:title=""/>
            </v:shape>
            <o:OLEObject Type="Embed" ProgID="STATISTICA.Graph" ShapeID="_x0000_i1033" DrawAspect="Content" ObjectID="_1619292100" r:id="rId51">
              <o:FieldCodes>\s</o:FieldCodes>
            </o:OLEObject>
          </w:object>
        </w:r>
        <w:r w:rsidR="00F96BCF" w:rsidRPr="00F96BCF" w:rsidDel="002F4ADB">
          <w:rPr>
            <w:sz w:val="28"/>
            <w:szCs w:val="28"/>
          </w:rPr>
          <w:delText>Рисунок 27. Увеличенный график</w:delText>
        </w:r>
      </w:del>
    </w:p>
    <w:p w:rsidR="00631FF1" w:rsidRDefault="00631FF1" w:rsidP="00F96BCF">
      <w:pPr>
        <w:spacing w:line="276" w:lineRule="auto"/>
        <w:ind w:firstLine="851"/>
        <w:jc w:val="center"/>
        <w:rPr>
          <w:sz w:val="28"/>
          <w:szCs w:val="28"/>
        </w:rPr>
      </w:pPr>
    </w:p>
    <w:p w:rsidR="00F96BCF" w:rsidRDefault="00F96BCF" w:rsidP="00F96BCF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видим, что </w:t>
      </w:r>
      <w:r w:rsidR="0024011E">
        <w:rPr>
          <w:sz w:val="28"/>
          <w:szCs w:val="28"/>
        </w:rPr>
        <w:t xml:space="preserve">наиболее </w:t>
      </w:r>
      <w:r w:rsidR="00631FF1">
        <w:rPr>
          <w:sz w:val="28"/>
          <w:szCs w:val="28"/>
        </w:rPr>
        <w:t xml:space="preserve">оптимальной является </w:t>
      </w:r>
      <w:ins w:id="202" w:author="Николай Федоров" w:date="2019-05-13T21:58:00Z">
        <w:r w:rsidR="002F4ADB">
          <w:rPr>
            <w:sz w:val="28"/>
            <w:szCs w:val="28"/>
          </w:rPr>
          <w:t>4</w:t>
        </w:r>
      </w:ins>
      <w:del w:id="203" w:author="Николай Федоров" w:date="2019-05-13T21:58:00Z">
        <w:r w:rsidR="0024011E" w:rsidDel="002F4ADB">
          <w:rPr>
            <w:sz w:val="28"/>
            <w:szCs w:val="28"/>
          </w:rPr>
          <w:delText>2</w:delText>
        </w:r>
      </w:del>
      <w:r>
        <w:rPr>
          <w:sz w:val="28"/>
          <w:szCs w:val="28"/>
        </w:rPr>
        <w:t>-ая модель.</w:t>
      </w:r>
    </w:p>
    <w:p w:rsidR="00631FF1" w:rsidDel="002F4ADB" w:rsidRDefault="00631FF1" w:rsidP="00F96BCF">
      <w:pPr>
        <w:spacing w:line="276" w:lineRule="auto"/>
        <w:ind w:firstLine="851"/>
        <w:jc w:val="both"/>
        <w:rPr>
          <w:del w:id="204" w:author="Николай Федоров" w:date="2019-05-13T21:58:00Z"/>
          <w:sz w:val="28"/>
          <w:szCs w:val="28"/>
        </w:rPr>
      </w:pPr>
      <w:del w:id="205" w:author="Николай Федоров" w:date="2019-05-13T21:58:00Z">
        <w:r w:rsidDel="002F4ADB">
          <w:rPr>
            <w:sz w:val="28"/>
            <w:szCs w:val="28"/>
          </w:rPr>
          <w:delText xml:space="preserve">Теперь можно выбрать </w:delText>
        </w:r>
        <w:r w:rsidR="0024011E" w:rsidDel="002F4ADB">
          <w:rPr>
            <w:sz w:val="28"/>
            <w:szCs w:val="28"/>
          </w:rPr>
          <w:delText>2</w:delText>
        </w:r>
        <w:r w:rsidDel="002F4ADB">
          <w:rPr>
            <w:sz w:val="28"/>
            <w:szCs w:val="28"/>
          </w:rPr>
          <w:delText xml:space="preserve">-ую модель с помощью кнопки </w:delText>
        </w:r>
        <w:r w:rsidRPr="00633801" w:rsidDel="002F4ADB">
          <w:rPr>
            <w:sz w:val="28"/>
            <w:szCs w:val="28"/>
            <w:lang w:val="en-US"/>
          </w:rPr>
          <w:delText>Select</w:delText>
        </w:r>
        <w:r w:rsidRPr="00633801" w:rsidDel="002F4ADB">
          <w:rPr>
            <w:sz w:val="28"/>
            <w:szCs w:val="28"/>
          </w:rPr>
          <w:delText>/</w:delText>
        </w:r>
        <w:r w:rsidRPr="00633801" w:rsidDel="002F4ADB">
          <w:rPr>
            <w:sz w:val="28"/>
            <w:szCs w:val="28"/>
            <w:lang w:val="en-US"/>
          </w:rPr>
          <w:delText>Deselect</w:delText>
        </w:r>
        <w:r w:rsidRPr="00633801" w:rsidDel="002F4ADB">
          <w:rPr>
            <w:sz w:val="28"/>
            <w:szCs w:val="28"/>
          </w:rPr>
          <w:delText xml:space="preserve"> </w:delText>
        </w:r>
        <w:r w:rsidRPr="00633801" w:rsidDel="002F4ADB">
          <w:rPr>
            <w:sz w:val="28"/>
            <w:szCs w:val="28"/>
            <w:lang w:val="en-US"/>
          </w:rPr>
          <w:delText>active</w:delText>
        </w:r>
        <w:r w:rsidRPr="00633801" w:rsidDel="002F4ADB">
          <w:rPr>
            <w:sz w:val="28"/>
            <w:szCs w:val="28"/>
          </w:rPr>
          <w:delText xml:space="preserve"> </w:delText>
        </w:r>
        <w:r w:rsidRPr="00633801" w:rsidDel="002F4ADB">
          <w:rPr>
            <w:sz w:val="28"/>
            <w:szCs w:val="28"/>
            <w:lang w:val="en-US"/>
          </w:rPr>
          <w:delText>networks</w:delText>
        </w:r>
        <w:r w:rsidRPr="00631FF1" w:rsidDel="002F4ADB">
          <w:rPr>
            <w:sz w:val="28"/>
            <w:szCs w:val="28"/>
          </w:rPr>
          <w:delText xml:space="preserve"> </w:delText>
        </w:r>
        <w:r w:rsidDel="002F4ADB">
          <w:rPr>
            <w:sz w:val="28"/>
            <w:szCs w:val="28"/>
          </w:rPr>
          <w:delText xml:space="preserve"> в качестве наиболее удавшейся. Выбираем и нажимаем ОК.</w:delText>
        </w:r>
      </w:del>
    </w:p>
    <w:p w:rsidR="00631FF1" w:rsidDel="002F4ADB" w:rsidRDefault="00631FF1" w:rsidP="00631FF1">
      <w:pPr>
        <w:spacing w:line="276" w:lineRule="auto"/>
        <w:ind w:firstLine="851"/>
        <w:jc w:val="center"/>
        <w:rPr>
          <w:del w:id="206" w:author="Николай Федоров" w:date="2019-05-13T21:58:00Z"/>
          <w:noProof/>
          <w:sz w:val="28"/>
          <w:szCs w:val="28"/>
        </w:rPr>
      </w:pPr>
      <w:del w:id="207" w:author="Николай Федоров" w:date="2019-05-13T21:58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3248025" cy="2823104"/>
              <wp:effectExtent l="19050" t="0" r="9525" b="0"/>
              <wp:docPr id="179" name="Рисунок 1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9"/>
                      <pic:cNvPicPr>
                        <a:picLocks noChangeAspect="1" noChangeArrowheads="1"/>
                      </pic:cNvPicPr>
                    </pic:nvPicPr>
                    <pic:blipFill>
                      <a:blip r:embed="rId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48025" cy="282310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631FF1" w:rsidDel="002F4ADB" w:rsidRDefault="00631FF1" w:rsidP="00631FF1">
      <w:pPr>
        <w:spacing w:line="276" w:lineRule="auto"/>
        <w:ind w:firstLine="851"/>
        <w:jc w:val="center"/>
        <w:rPr>
          <w:del w:id="208" w:author="Николай Федоров" w:date="2019-05-13T21:58:00Z"/>
          <w:noProof/>
          <w:sz w:val="28"/>
          <w:szCs w:val="28"/>
        </w:rPr>
      </w:pPr>
      <w:del w:id="209" w:author="Николай Федоров" w:date="2019-05-13T21:58:00Z">
        <w:r w:rsidDel="002F4ADB">
          <w:rPr>
            <w:noProof/>
            <w:sz w:val="28"/>
            <w:szCs w:val="28"/>
          </w:rPr>
          <w:delText>Рисунок 28. Выбор наилучшей сети</w:delText>
        </w:r>
      </w:del>
    </w:p>
    <w:p w:rsidR="00631FF1" w:rsidDel="002F4ADB" w:rsidRDefault="00631FF1" w:rsidP="002F4ADB">
      <w:pPr>
        <w:spacing w:line="276" w:lineRule="auto"/>
        <w:ind w:firstLine="851"/>
        <w:jc w:val="both"/>
        <w:rPr>
          <w:del w:id="210" w:author="Николай Федоров" w:date="2019-05-13T21:59:00Z"/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Далее можно смотреть и анализировать качество сети. Таким образом, теперь мы можем сравнить прогноз нашей построенной сети с тестовой выборкой, которую мы оставили в самом начале. </w:t>
      </w:r>
      <w:del w:id="211" w:author="Николай Федоров" w:date="2019-05-13T21:59:00Z">
        <w:r w:rsidDel="002F4ADB">
          <w:rPr>
            <w:noProof/>
            <w:sz w:val="28"/>
            <w:szCs w:val="28"/>
          </w:rPr>
          <w:delText xml:space="preserve">Для этого указываем Длину проекции равной 40 и нажимаем </w:delText>
        </w:r>
        <w:r w:rsidRPr="00633801" w:rsidDel="002F4ADB">
          <w:rPr>
            <w:b/>
            <w:noProof/>
            <w:sz w:val="28"/>
            <w:szCs w:val="28"/>
            <w:lang w:val="en-US"/>
          </w:rPr>
          <w:delText>Projection</w:delText>
        </w:r>
        <w:r w:rsidRPr="00633801" w:rsidDel="002F4ADB">
          <w:rPr>
            <w:b/>
            <w:noProof/>
            <w:sz w:val="28"/>
            <w:szCs w:val="28"/>
          </w:rPr>
          <w:delText xml:space="preserve"> </w:delText>
        </w:r>
        <w:r w:rsidRPr="00633801" w:rsidDel="002F4ADB">
          <w:rPr>
            <w:b/>
            <w:noProof/>
            <w:sz w:val="28"/>
            <w:szCs w:val="28"/>
            <w:lang w:val="en-US"/>
          </w:rPr>
          <w:delText>spreadsheet</w:delText>
        </w:r>
        <w:r w:rsidRPr="00633801" w:rsidDel="002F4ADB">
          <w:rPr>
            <w:b/>
            <w:noProof/>
            <w:sz w:val="28"/>
            <w:szCs w:val="28"/>
          </w:rPr>
          <w:delText xml:space="preserve"> - Таблица проекции</w:delText>
        </w:r>
        <w:r w:rsidDel="002F4ADB">
          <w:rPr>
            <w:noProof/>
            <w:sz w:val="28"/>
            <w:szCs w:val="28"/>
          </w:rPr>
          <w:delText>.</w:delText>
        </w:r>
      </w:del>
    </w:p>
    <w:p w:rsidR="00631FF1" w:rsidDel="002F4ADB" w:rsidRDefault="00631FF1" w:rsidP="002F4ADB">
      <w:pPr>
        <w:spacing w:line="276" w:lineRule="auto"/>
        <w:ind w:firstLine="851"/>
        <w:jc w:val="both"/>
        <w:rPr>
          <w:del w:id="212" w:author="Николай Федоров" w:date="2019-05-13T21:59:00Z"/>
          <w:noProof/>
          <w:sz w:val="28"/>
          <w:szCs w:val="28"/>
        </w:rPr>
      </w:pPr>
      <w:del w:id="213" w:author="Николай Федоров" w:date="2019-05-13T21:59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4210050" cy="3687580"/>
              <wp:effectExtent l="19050" t="0" r="0" b="0"/>
              <wp:docPr id="184" name="Рисунок 1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4"/>
                      <pic:cNvPicPr>
                        <a:picLocks noChangeAspect="1" noChangeArrowheads="1"/>
                      </pic:cNvPicPr>
                    </pic:nvPicPr>
                    <pic:blipFill>
                      <a:blip r:embed="rId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10050" cy="36875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631FF1" w:rsidDel="002F4ADB" w:rsidRDefault="00631FF1" w:rsidP="002F4ADB">
      <w:pPr>
        <w:spacing w:line="276" w:lineRule="auto"/>
        <w:ind w:firstLine="851"/>
        <w:jc w:val="both"/>
        <w:rPr>
          <w:del w:id="214" w:author="Николай Федоров" w:date="2019-05-13T21:59:00Z"/>
          <w:noProof/>
          <w:sz w:val="28"/>
          <w:szCs w:val="28"/>
        </w:rPr>
        <w:pPrChange w:id="215" w:author="Николай Федоров" w:date="2019-05-13T21:59:00Z">
          <w:pPr>
            <w:spacing w:line="276" w:lineRule="auto"/>
            <w:ind w:firstLine="851"/>
            <w:jc w:val="both"/>
          </w:pPr>
        </w:pPrChange>
      </w:pPr>
      <w:del w:id="216" w:author="Николай Федоров" w:date="2019-05-13T21:59:00Z">
        <w:r w:rsidDel="002F4ADB">
          <w:rPr>
            <w:noProof/>
            <w:sz w:val="28"/>
            <w:szCs w:val="28"/>
          </w:rPr>
          <w:delText>Рисунок 29. Параметры для определения качетсва сети</w:delText>
        </w:r>
      </w:del>
    </w:p>
    <w:p w:rsidR="00631FF1" w:rsidRDefault="00631FF1" w:rsidP="002F4ADB">
      <w:pPr>
        <w:spacing w:line="276" w:lineRule="auto"/>
        <w:ind w:firstLine="851"/>
        <w:jc w:val="both"/>
        <w:rPr>
          <w:noProof/>
          <w:sz w:val="28"/>
          <w:szCs w:val="28"/>
        </w:rPr>
        <w:pPrChange w:id="217" w:author="Николай Федоров" w:date="2019-05-13T21:59:00Z">
          <w:pPr>
            <w:spacing w:line="276" w:lineRule="auto"/>
            <w:ind w:firstLine="851"/>
            <w:jc w:val="center"/>
          </w:pPr>
        </w:pPrChange>
      </w:pPr>
      <w:del w:id="218" w:author="Николай Федоров" w:date="2019-05-13T21:59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2072881" cy="3924300"/>
              <wp:effectExtent l="19050" t="0" r="3569" b="0"/>
              <wp:docPr id="187" name="Рисунок 1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7"/>
                      <pic:cNvPicPr>
                        <a:picLocks noChangeAspect="1" noChangeArrowheads="1"/>
                      </pic:cNvPicPr>
                    </pic:nvPicPr>
                    <pic:blipFill>
                      <a:blip r:embed="rId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72881" cy="3924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472A81" w:rsidRDefault="00472A81" w:rsidP="00631FF1">
      <w:pPr>
        <w:spacing w:line="276" w:lineRule="auto"/>
        <w:ind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4F5FC5B" wp14:editId="18897877">
            <wp:extent cx="2743200" cy="2105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81" w:rsidRDefault="00472A81" w:rsidP="00631FF1">
      <w:pPr>
        <w:spacing w:line="276" w:lineRule="auto"/>
        <w:ind w:firstLine="851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FC24E9" wp14:editId="2E905704">
            <wp:extent cx="2952750" cy="4267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F1" w:rsidRDefault="00631FF1" w:rsidP="00631FF1">
      <w:pPr>
        <w:spacing w:line="276" w:lineRule="auto"/>
        <w:ind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30. Прогнозируемые значения</w:t>
      </w:r>
    </w:p>
    <w:p w:rsidR="00631FF1" w:rsidRPr="00571AE3" w:rsidDel="002F4ADB" w:rsidRDefault="00631FF1" w:rsidP="00631FF1">
      <w:pPr>
        <w:spacing w:line="276" w:lineRule="auto"/>
        <w:ind w:firstLine="851"/>
        <w:jc w:val="both"/>
        <w:rPr>
          <w:del w:id="219" w:author="Николай Федоров" w:date="2019-05-13T22:00:00Z"/>
          <w:noProof/>
          <w:sz w:val="28"/>
          <w:szCs w:val="28"/>
        </w:rPr>
      </w:pPr>
      <w:del w:id="220" w:author="Николай Федоров" w:date="2019-05-13T22:00:00Z">
        <w:r w:rsidDel="002F4ADB">
          <w:rPr>
            <w:noProof/>
            <w:sz w:val="28"/>
            <w:szCs w:val="28"/>
          </w:rPr>
          <w:delText>Для того, чтобы сравнить с исходными значениями, необходимо скопировать и вставить их. Для этого открываем исходные данные</w:delText>
        </w:r>
        <w:r w:rsidR="00571AE3" w:rsidDel="002F4ADB">
          <w:rPr>
            <w:noProof/>
            <w:sz w:val="28"/>
            <w:szCs w:val="28"/>
          </w:rPr>
          <w:delText xml:space="preserve">, выделяем нужные нам, последние 4-ре квартала и нажимаем </w:delText>
        </w:r>
        <w:r w:rsidR="00571AE3" w:rsidRPr="00633801" w:rsidDel="002F4ADB">
          <w:rPr>
            <w:b/>
            <w:noProof/>
            <w:sz w:val="28"/>
            <w:szCs w:val="28"/>
          </w:rPr>
          <w:delText>Копировать с заголовками (</w:delText>
        </w:r>
        <w:r w:rsidR="00571AE3" w:rsidRPr="00633801" w:rsidDel="002F4ADB">
          <w:rPr>
            <w:b/>
            <w:noProof/>
            <w:sz w:val="28"/>
            <w:szCs w:val="28"/>
            <w:lang w:val="en-US"/>
          </w:rPr>
          <w:delText>Copy</w:delText>
        </w:r>
        <w:r w:rsidR="00571AE3" w:rsidRPr="00633801" w:rsidDel="002F4ADB">
          <w:rPr>
            <w:b/>
            <w:noProof/>
            <w:sz w:val="28"/>
            <w:szCs w:val="28"/>
          </w:rPr>
          <w:delText xml:space="preserve"> </w:delText>
        </w:r>
        <w:r w:rsidR="00571AE3" w:rsidRPr="00633801" w:rsidDel="002F4ADB">
          <w:rPr>
            <w:b/>
            <w:noProof/>
            <w:sz w:val="28"/>
            <w:szCs w:val="28"/>
            <w:lang w:val="en-US"/>
          </w:rPr>
          <w:delText>with</w:delText>
        </w:r>
        <w:r w:rsidR="00571AE3" w:rsidRPr="00633801" w:rsidDel="002F4ADB">
          <w:rPr>
            <w:b/>
            <w:noProof/>
            <w:sz w:val="28"/>
            <w:szCs w:val="28"/>
          </w:rPr>
          <w:delText xml:space="preserve"> </w:delText>
        </w:r>
        <w:r w:rsidR="00571AE3" w:rsidRPr="00633801" w:rsidDel="002F4ADB">
          <w:rPr>
            <w:b/>
            <w:noProof/>
            <w:sz w:val="28"/>
            <w:szCs w:val="28"/>
            <w:lang w:val="en-US"/>
          </w:rPr>
          <w:delText>Headers</w:delText>
        </w:r>
        <w:r w:rsidR="00571AE3" w:rsidRPr="00633801" w:rsidDel="002F4ADB">
          <w:rPr>
            <w:b/>
            <w:noProof/>
            <w:sz w:val="28"/>
            <w:szCs w:val="28"/>
          </w:rPr>
          <w:delText>)</w:delText>
        </w:r>
        <w:r w:rsidR="00571AE3" w:rsidRPr="00571AE3" w:rsidDel="002F4ADB">
          <w:rPr>
            <w:noProof/>
            <w:sz w:val="28"/>
            <w:szCs w:val="28"/>
          </w:rPr>
          <w:delText>.</w:delText>
        </w:r>
      </w:del>
      <w:ins w:id="221" w:author="Николай Федоров" w:date="2019-05-13T22:00:00Z">
        <w:r w:rsidR="002F4ADB">
          <w:rPr>
            <w:noProof/>
            <w:sz w:val="28"/>
            <w:szCs w:val="28"/>
          </w:rPr>
          <w:t xml:space="preserve"> Необходимо сравнить полученные значения с исходными</w:t>
        </w:r>
      </w:ins>
    </w:p>
    <w:p w:rsidR="00571AE3" w:rsidDel="002F4ADB" w:rsidRDefault="00571AE3" w:rsidP="00571AE3">
      <w:pPr>
        <w:spacing w:line="276" w:lineRule="auto"/>
        <w:ind w:firstLine="851"/>
        <w:jc w:val="center"/>
        <w:rPr>
          <w:del w:id="222" w:author="Николай Федоров" w:date="2019-05-13T22:01:00Z"/>
          <w:noProof/>
          <w:sz w:val="28"/>
          <w:szCs w:val="28"/>
          <w:lang w:val="en-US"/>
        </w:rPr>
      </w:pPr>
      <w:del w:id="223" w:author="Николай Федоров" w:date="2019-05-13T22:01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2581275" cy="3172274"/>
              <wp:effectExtent l="19050" t="0" r="9525" b="0"/>
              <wp:docPr id="190" name="Рисунок 19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0"/>
                      <pic:cNvPicPr>
                        <a:picLocks noChangeAspect="1" noChangeArrowheads="1"/>
                      </pic:cNvPicPr>
                    </pic:nvPicPr>
                    <pic:blipFill>
                      <a:blip r:embed="rId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81275" cy="317227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571AE3" w:rsidDel="002F4ADB" w:rsidRDefault="00571AE3" w:rsidP="00571AE3">
      <w:pPr>
        <w:spacing w:line="276" w:lineRule="auto"/>
        <w:ind w:firstLine="851"/>
        <w:jc w:val="center"/>
        <w:rPr>
          <w:del w:id="224" w:author="Николай Федоров" w:date="2019-05-13T22:01:00Z"/>
          <w:noProof/>
          <w:sz w:val="28"/>
          <w:szCs w:val="28"/>
        </w:rPr>
      </w:pPr>
      <w:del w:id="225" w:author="Николай Федоров" w:date="2019-05-13T22:01:00Z">
        <w:r w:rsidDel="002F4ADB">
          <w:rPr>
            <w:noProof/>
            <w:sz w:val="28"/>
            <w:szCs w:val="28"/>
          </w:rPr>
          <w:delText>Рисунок 31. Копирование исходных данных</w:delText>
        </w:r>
      </w:del>
    </w:p>
    <w:p w:rsidR="00571AE3" w:rsidRPr="00571AE3" w:rsidDel="002F4ADB" w:rsidRDefault="00571AE3" w:rsidP="00571AE3">
      <w:pPr>
        <w:spacing w:line="276" w:lineRule="auto"/>
        <w:ind w:firstLine="851"/>
        <w:jc w:val="both"/>
        <w:rPr>
          <w:del w:id="226" w:author="Николай Федоров" w:date="2019-05-13T22:01:00Z"/>
          <w:noProof/>
          <w:sz w:val="28"/>
          <w:szCs w:val="28"/>
        </w:rPr>
      </w:pPr>
      <w:del w:id="227" w:author="Николай Федоров" w:date="2019-05-13T22:01:00Z">
        <w:r w:rsidDel="002F4ADB">
          <w:rPr>
            <w:noProof/>
            <w:sz w:val="28"/>
            <w:szCs w:val="28"/>
          </w:rPr>
          <w:delText xml:space="preserve">Далее возвращаемся обратно и нажимаем Специальная вставка и далее </w:delText>
        </w:r>
        <w:r w:rsidDel="002F4ADB">
          <w:rPr>
            <w:noProof/>
            <w:sz w:val="28"/>
            <w:szCs w:val="28"/>
            <w:lang w:val="en-US"/>
          </w:rPr>
          <w:delText>c</w:delText>
        </w:r>
        <w:r w:rsidRPr="00571AE3" w:rsidDel="002F4ADB">
          <w:rPr>
            <w:noProof/>
            <w:sz w:val="28"/>
            <w:szCs w:val="28"/>
          </w:rPr>
          <w:delText xml:space="preserve"> </w:delText>
        </w:r>
        <w:r w:rsidDel="002F4ADB">
          <w:rPr>
            <w:noProof/>
            <w:sz w:val="28"/>
            <w:szCs w:val="28"/>
          </w:rPr>
          <w:delText xml:space="preserve">помощью </w:delText>
        </w:r>
        <w:r w:rsidDel="002F4ADB">
          <w:rPr>
            <w:noProof/>
            <w:sz w:val="28"/>
            <w:szCs w:val="28"/>
            <w:lang w:val="en-US"/>
          </w:rPr>
          <w:delText>STATISTICA Spreadsheet.</w:delText>
        </w:r>
      </w:del>
    </w:p>
    <w:p w:rsidR="00571AE3" w:rsidDel="002F4ADB" w:rsidRDefault="00571AE3" w:rsidP="00571AE3">
      <w:pPr>
        <w:spacing w:line="276" w:lineRule="auto"/>
        <w:ind w:firstLine="851"/>
        <w:jc w:val="center"/>
        <w:rPr>
          <w:del w:id="228" w:author="Николай Федоров" w:date="2019-05-13T22:01:00Z"/>
          <w:noProof/>
          <w:sz w:val="28"/>
          <w:szCs w:val="28"/>
        </w:rPr>
      </w:pPr>
      <w:del w:id="229" w:author="Николай Федоров" w:date="2019-05-13T22:01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3857625" cy="2259117"/>
              <wp:effectExtent l="19050" t="0" r="9525" b="0"/>
              <wp:docPr id="193" name="Рисунок 1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3"/>
                      <pic:cNvPicPr>
                        <a:picLocks noChangeAspect="1" noChangeArrowheads="1"/>
                      </pic:cNvPicPr>
                    </pic:nvPicPr>
                    <pic:blipFill>
                      <a:blip r:embed="rId5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57625" cy="225911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571AE3" w:rsidDel="002F4ADB" w:rsidRDefault="00571AE3" w:rsidP="00571AE3">
      <w:pPr>
        <w:spacing w:line="276" w:lineRule="auto"/>
        <w:ind w:firstLine="851"/>
        <w:jc w:val="center"/>
        <w:rPr>
          <w:del w:id="230" w:author="Николай Федоров" w:date="2019-05-13T22:01:00Z"/>
          <w:noProof/>
          <w:sz w:val="28"/>
          <w:szCs w:val="28"/>
        </w:rPr>
      </w:pPr>
      <w:del w:id="231" w:author="Николай Федоров" w:date="2019-05-13T22:01:00Z">
        <w:r w:rsidDel="002F4ADB">
          <w:rPr>
            <w:noProof/>
            <w:sz w:val="28"/>
            <w:szCs w:val="28"/>
          </w:rPr>
          <w:delText>Рисунок 32. Вставка</w:delText>
        </w:r>
      </w:del>
    </w:p>
    <w:p w:rsidR="00571AE3" w:rsidRDefault="00571AE3" w:rsidP="00571AE3">
      <w:pPr>
        <w:spacing w:line="276" w:lineRule="auto"/>
        <w:ind w:firstLine="851"/>
        <w:jc w:val="both"/>
        <w:rPr>
          <w:noProof/>
          <w:sz w:val="28"/>
          <w:szCs w:val="28"/>
        </w:rPr>
      </w:pPr>
    </w:p>
    <w:p w:rsidR="00571AE3" w:rsidRDefault="00571AE3" w:rsidP="00571AE3">
      <w:pPr>
        <w:spacing w:line="276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Получаем следующий результат:</w:t>
      </w:r>
    </w:p>
    <w:p w:rsidR="00571AE3" w:rsidRDefault="00571AE3" w:rsidP="00571AE3">
      <w:pPr>
        <w:spacing w:line="276" w:lineRule="auto"/>
        <w:ind w:firstLine="851"/>
        <w:jc w:val="center"/>
        <w:rPr>
          <w:ins w:id="232" w:author="Николай Федоров" w:date="2019-05-13T22:01:00Z"/>
          <w:noProof/>
          <w:sz w:val="28"/>
          <w:szCs w:val="28"/>
        </w:rPr>
      </w:pPr>
      <w:del w:id="233" w:author="Николай Федоров" w:date="2019-05-13T22:01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2238375" cy="4276725"/>
              <wp:effectExtent l="19050" t="0" r="9525" b="0"/>
              <wp:docPr id="196" name="Рисунок 1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6"/>
                      <pic:cNvPicPr>
                        <a:picLocks noChangeAspect="1" noChangeArrowheads="1"/>
                      </pic:cNvPicPr>
                    </pic:nvPicPr>
                    <pic:blipFill>
                      <a:blip r:embed="rId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38375" cy="42767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2F4ADB" w:rsidRDefault="002F4ADB" w:rsidP="00571AE3">
      <w:pPr>
        <w:spacing w:line="276" w:lineRule="auto"/>
        <w:ind w:firstLine="851"/>
        <w:jc w:val="center"/>
        <w:rPr>
          <w:noProof/>
          <w:sz w:val="28"/>
          <w:szCs w:val="28"/>
        </w:rPr>
      </w:pPr>
      <w:ins w:id="234" w:author="Николай Федоров" w:date="2019-05-13T22:01:00Z">
        <w:r>
          <w:rPr>
            <w:noProof/>
          </w:rPr>
          <w:lastRenderedPageBreak/>
          <w:drawing>
            <wp:inline distT="0" distB="0" distL="0" distR="0" wp14:anchorId="098DF2DA" wp14:editId="01200979">
              <wp:extent cx="2771775" cy="5715000"/>
              <wp:effectExtent l="0" t="0" r="9525" b="0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1775" cy="5715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71AE3" w:rsidRDefault="00571AE3" w:rsidP="00571AE3">
      <w:pPr>
        <w:spacing w:line="276" w:lineRule="auto"/>
        <w:ind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33. Вставка исходных данных</w:t>
      </w:r>
    </w:p>
    <w:p w:rsidR="00BF76B3" w:rsidRDefault="00BF76B3" w:rsidP="00571AE3">
      <w:pPr>
        <w:spacing w:line="276" w:lineRule="auto"/>
        <w:ind w:firstLine="851"/>
        <w:jc w:val="center"/>
        <w:rPr>
          <w:noProof/>
          <w:sz w:val="28"/>
          <w:szCs w:val="28"/>
        </w:rPr>
      </w:pPr>
    </w:p>
    <w:p w:rsidR="00571AE3" w:rsidDel="002F4ADB" w:rsidRDefault="00571AE3" w:rsidP="002F4ADB">
      <w:pPr>
        <w:spacing w:line="276" w:lineRule="auto"/>
        <w:ind w:firstLine="851"/>
        <w:jc w:val="both"/>
        <w:rPr>
          <w:del w:id="235" w:author="Николай Федоров" w:date="2019-05-13T22:02:00Z"/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Теперь можно построить график, </w:t>
      </w:r>
      <w:del w:id="236" w:author="Николай Федоров" w:date="2019-05-13T22:02:00Z">
        <w:r w:rsidDel="002F4ADB">
          <w:rPr>
            <w:noProof/>
            <w:sz w:val="28"/>
            <w:szCs w:val="28"/>
          </w:rPr>
          <w:delText>для этого необходимо сделать таблицу активной. Для этого необходимо нажать правой кнопкой мыши на нужную нам таблицу слева в списке и выбрать Сделать таблицу активной.</w:delText>
        </w:r>
      </w:del>
    </w:p>
    <w:p w:rsidR="00571AE3" w:rsidDel="002F4ADB" w:rsidRDefault="00571AE3" w:rsidP="002F4ADB">
      <w:pPr>
        <w:spacing w:line="276" w:lineRule="auto"/>
        <w:ind w:firstLine="851"/>
        <w:jc w:val="both"/>
        <w:rPr>
          <w:del w:id="237" w:author="Николай Федоров" w:date="2019-05-13T22:02:00Z"/>
          <w:noProof/>
          <w:sz w:val="28"/>
          <w:szCs w:val="28"/>
        </w:rPr>
        <w:pPrChange w:id="238" w:author="Николай Федоров" w:date="2019-05-13T22:02:00Z">
          <w:pPr>
            <w:spacing w:line="276" w:lineRule="auto"/>
            <w:ind w:firstLine="851"/>
            <w:jc w:val="center"/>
          </w:pPr>
        </w:pPrChange>
      </w:pPr>
      <w:del w:id="239" w:author="Николай Федоров" w:date="2019-05-13T22:02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4229100" cy="3354694"/>
              <wp:effectExtent l="19050" t="0" r="0" b="0"/>
              <wp:docPr id="199" name="Рисунок 19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9"/>
                      <pic:cNvPicPr>
                        <a:picLocks noChangeAspect="1" noChangeArrowheads="1"/>
                      </pic:cNvPicPr>
                    </pic:nvPicPr>
                    <pic:blipFill>
                      <a:blip r:embed="rId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29100" cy="335469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BF76B3" w:rsidDel="002F4ADB" w:rsidRDefault="00BF76B3" w:rsidP="002F4ADB">
      <w:pPr>
        <w:spacing w:line="276" w:lineRule="auto"/>
        <w:ind w:firstLine="851"/>
        <w:jc w:val="both"/>
        <w:rPr>
          <w:del w:id="240" w:author="Николай Федоров" w:date="2019-05-13T22:02:00Z"/>
          <w:noProof/>
          <w:sz w:val="28"/>
          <w:szCs w:val="28"/>
        </w:rPr>
        <w:pPrChange w:id="241" w:author="Николай Федоров" w:date="2019-05-13T22:02:00Z">
          <w:pPr>
            <w:spacing w:line="276" w:lineRule="auto"/>
            <w:ind w:firstLine="851"/>
            <w:jc w:val="center"/>
          </w:pPr>
        </w:pPrChange>
      </w:pPr>
      <w:del w:id="242" w:author="Николай Федоров" w:date="2019-05-13T22:02:00Z">
        <w:r w:rsidDel="002F4ADB">
          <w:rPr>
            <w:noProof/>
            <w:sz w:val="28"/>
            <w:szCs w:val="28"/>
          </w:rPr>
          <w:delText>Рисунок 34. Активация таблицы</w:delText>
        </w:r>
      </w:del>
    </w:p>
    <w:p w:rsidR="00BF76B3" w:rsidRDefault="00BF76B3" w:rsidP="002F4ADB">
      <w:pPr>
        <w:spacing w:line="276" w:lineRule="auto"/>
        <w:ind w:firstLine="851"/>
        <w:jc w:val="both"/>
        <w:rPr>
          <w:b/>
          <w:sz w:val="28"/>
          <w:szCs w:val="28"/>
        </w:rPr>
      </w:pPr>
      <w:del w:id="243" w:author="Николай Федоров" w:date="2019-05-13T22:02:00Z">
        <w:r w:rsidDel="002F4ADB">
          <w:rPr>
            <w:noProof/>
            <w:sz w:val="28"/>
            <w:szCs w:val="28"/>
          </w:rPr>
          <w:delText xml:space="preserve">Теперь можно проводить любые анализы с данной таблицей. Например </w:delText>
        </w:r>
      </w:del>
      <w:ins w:id="244" w:author="Николай Федоров" w:date="2019-05-13T22:02:00Z">
        <w:r w:rsidR="002F4ADB">
          <w:rPr>
            <w:noProof/>
            <w:sz w:val="28"/>
            <w:szCs w:val="28"/>
          </w:rPr>
          <w:t>П</w:t>
        </w:r>
      </w:ins>
      <w:del w:id="245" w:author="Николай Федоров" w:date="2019-05-13T22:02:00Z">
        <w:r w:rsidDel="002F4ADB">
          <w:rPr>
            <w:noProof/>
            <w:sz w:val="28"/>
            <w:szCs w:val="28"/>
          </w:rPr>
          <w:delText>п</w:delText>
        </w:r>
      </w:del>
      <w:r>
        <w:rPr>
          <w:noProof/>
          <w:sz w:val="28"/>
          <w:szCs w:val="28"/>
        </w:rPr>
        <w:t>остроим линейный график</w:t>
      </w:r>
      <w:del w:id="246" w:author="Николай Федоров" w:date="2019-05-13T22:02:00Z">
        <w:r w:rsidDel="002F4ADB">
          <w:rPr>
            <w:noProof/>
            <w:sz w:val="28"/>
            <w:szCs w:val="28"/>
          </w:rPr>
          <w:delText xml:space="preserve">. </w:delText>
        </w:r>
        <w:r w:rsidRPr="0044084F" w:rsidDel="002F4ADB">
          <w:rPr>
            <w:sz w:val="28"/>
            <w:szCs w:val="28"/>
          </w:rPr>
          <w:delText xml:space="preserve">Для этого выделяем левой кнопкой мыши данные, затем правой кнопкой мыши выбираем </w:delText>
        </w:r>
        <w:r w:rsidRPr="0044084F" w:rsidDel="002F4ADB">
          <w:rPr>
            <w:b/>
            <w:sz w:val="28"/>
            <w:szCs w:val="28"/>
            <w:lang w:val="en-US"/>
          </w:rPr>
          <w:delText>Graphs</w:delText>
        </w:r>
        <w:r w:rsidRPr="0044084F" w:rsidDel="002F4ADB">
          <w:rPr>
            <w:b/>
            <w:sz w:val="28"/>
            <w:szCs w:val="28"/>
          </w:rPr>
          <w:delText xml:space="preserve"> </w:delText>
        </w:r>
        <w:r w:rsidRPr="0044084F" w:rsidDel="002F4ADB">
          <w:rPr>
            <w:b/>
            <w:sz w:val="28"/>
            <w:szCs w:val="28"/>
            <w:lang w:val="en-US"/>
          </w:rPr>
          <w:delText>of</w:delText>
        </w:r>
        <w:r w:rsidRPr="0044084F" w:rsidDel="002F4ADB">
          <w:rPr>
            <w:b/>
            <w:sz w:val="28"/>
            <w:szCs w:val="28"/>
          </w:rPr>
          <w:delText xml:space="preserve"> </w:delText>
        </w:r>
        <w:r w:rsidRPr="0044084F" w:rsidDel="002F4ADB">
          <w:rPr>
            <w:b/>
            <w:sz w:val="28"/>
            <w:szCs w:val="28"/>
            <w:lang w:val="en-US"/>
          </w:rPr>
          <w:delText>Block</w:delText>
        </w:r>
        <w:r w:rsidRPr="0044084F" w:rsidDel="002F4ADB">
          <w:rPr>
            <w:b/>
            <w:sz w:val="28"/>
            <w:szCs w:val="28"/>
          </w:rPr>
          <w:delText xml:space="preserve"> </w:delText>
        </w:r>
        <w:r w:rsidRPr="0044084F" w:rsidDel="002F4ADB">
          <w:rPr>
            <w:b/>
            <w:sz w:val="28"/>
            <w:szCs w:val="28"/>
            <w:lang w:val="en-US"/>
          </w:rPr>
          <w:delText>Data</w:delText>
        </w:r>
        <w:r w:rsidRPr="0044084F" w:rsidDel="002F4ADB">
          <w:rPr>
            <w:b/>
            <w:sz w:val="28"/>
            <w:szCs w:val="28"/>
          </w:rPr>
          <w:delText xml:space="preserve">-Графики блоковых данных, затем </w:delText>
        </w:r>
        <w:r w:rsidRPr="0044084F" w:rsidDel="002F4ADB">
          <w:rPr>
            <w:b/>
            <w:sz w:val="28"/>
            <w:szCs w:val="28"/>
            <w:lang w:val="en-US"/>
          </w:rPr>
          <w:delText>Line</w:delText>
        </w:r>
        <w:r w:rsidRPr="0044084F" w:rsidDel="002F4ADB">
          <w:rPr>
            <w:b/>
            <w:sz w:val="28"/>
            <w:szCs w:val="28"/>
          </w:rPr>
          <w:delText xml:space="preserve"> </w:delText>
        </w:r>
        <w:r w:rsidRPr="0044084F" w:rsidDel="002F4ADB">
          <w:rPr>
            <w:b/>
            <w:sz w:val="28"/>
            <w:szCs w:val="28"/>
            <w:lang w:val="en-US"/>
          </w:rPr>
          <w:delText>Plot</w:delText>
        </w:r>
        <w:r w:rsidRPr="0044084F" w:rsidDel="002F4ADB">
          <w:rPr>
            <w:b/>
            <w:sz w:val="28"/>
            <w:szCs w:val="28"/>
          </w:rPr>
          <w:delText xml:space="preserve">: </w:delText>
        </w:r>
        <w:r w:rsidRPr="0044084F" w:rsidDel="002F4ADB">
          <w:rPr>
            <w:b/>
            <w:sz w:val="28"/>
            <w:szCs w:val="28"/>
            <w:lang w:val="en-US"/>
          </w:rPr>
          <w:delText>Entire</w:delText>
        </w:r>
        <w:r w:rsidRPr="0044084F" w:rsidDel="002F4ADB">
          <w:rPr>
            <w:b/>
            <w:sz w:val="28"/>
            <w:szCs w:val="28"/>
          </w:rPr>
          <w:delText xml:space="preserve"> </w:delText>
        </w:r>
        <w:r w:rsidRPr="0044084F" w:rsidDel="002F4ADB">
          <w:rPr>
            <w:b/>
            <w:sz w:val="28"/>
            <w:szCs w:val="28"/>
            <w:lang w:val="en-US"/>
          </w:rPr>
          <w:delText>Columns</w:delText>
        </w:r>
        <w:r w:rsidRPr="0044084F" w:rsidDel="002F4ADB">
          <w:rPr>
            <w:b/>
            <w:sz w:val="28"/>
            <w:szCs w:val="28"/>
          </w:rPr>
          <w:delText xml:space="preserve"> - Линейный график: по столбцам</w:delText>
        </w:r>
        <w:r w:rsidDel="002F4ADB">
          <w:rPr>
            <w:b/>
            <w:sz w:val="28"/>
            <w:szCs w:val="28"/>
          </w:rPr>
          <w:delText>.</w:delText>
        </w:r>
      </w:del>
      <w:r>
        <w:rPr>
          <w:b/>
          <w:sz w:val="28"/>
          <w:szCs w:val="28"/>
        </w:rPr>
        <w:t xml:space="preserve"> </w:t>
      </w:r>
    </w:p>
    <w:p w:rsidR="00BF76B3" w:rsidRDefault="00BF76B3" w:rsidP="00BF76B3">
      <w:pPr>
        <w:spacing w:line="276" w:lineRule="auto"/>
        <w:ind w:firstLine="851"/>
        <w:jc w:val="center"/>
        <w:rPr>
          <w:sz w:val="28"/>
          <w:szCs w:val="28"/>
        </w:rPr>
      </w:pPr>
      <w:del w:id="247" w:author="Николай Федоров" w:date="2019-05-13T22:03:00Z">
        <w:r w:rsidRPr="00BF76B3" w:rsidDel="002F4ADB">
          <w:rPr>
            <w:sz w:val="28"/>
            <w:szCs w:val="28"/>
          </w:rPr>
          <w:object w:dxaOrig="8361" w:dyaOrig="6271">
            <v:shape id="_x0000_i1034" type="#_x0000_t75" style="width:417.45pt;height:313.7pt" o:ole="">
              <v:imagedata r:id="rId62" o:title=""/>
            </v:shape>
            <o:OLEObject Type="Embed" ProgID="STATISTICA.Graph" ShapeID="_x0000_i1034" DrawAspect="Content" ObjectID="_1619292101" r:id="rId63">
              <o:FieldCodes>\s</o:FieldCodes>
            </o:OLEObject>
          </w:object>
        </w:r>
      </w:del>
    </w:p>
    <w:p w:rsidR="00472A81" w:rsidRPr="00BF76B3" w:rsidRDefault="00472A81" w:rsidP="00BF76B3">
      <w:pPr>
        <w:spacing w:line="276" w:lineRule="auto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C01E9F" wp14:editId="2A43587C">
            <wp:extent cx="5199218" cy="3894273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03923" cy="38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B3" w:rsidRDefault="00BF76B3" w:rsidP="00BF76B3">
      <w:pPr>
        <w:spacing w:line="276" w:lineRule="auto"/>
        <w:ind w:firstLine="851"/>
        <w:jc w:val="center"/>
        <w:rPr>
          <w:sz w:val="28"/>
          <w:szCs w:val="28"/>
        </w:rPr>
      </w:pPr>
      <w:r w:rsidRPr="00BF76B3">
        <w:rPr>
          <w:sz w:val="28"/>
          <w:szCs w:val="28"/>
        </w:rPr>
        <w:t>Рисунок 35. Линейные графики</w:t>
      </w:r>
    </w:p>
    <w:p w:rsidR="0011267A" w:rsidRPr="00BF76B3" w:rsidRDefault="0011267A" w:rsidP="00BF76B3">
      <w:pPr>
        <w:spacing w:line="276" w:lineRule="auto"/>
        <w:ind w:firstLine="851"/>
        <w:jc w:val="center"/>
        <w:rPr>
          <w:noProof/>
          <w:sz w:val="28"/>
          <w:szCs w:val="28"/>
        </w:rPr>
      </w:pPr>
    </w:p>
    <w:p w:rsidR="0011267A" w:rsidRDefault="00BF76B3" w:rsidP="00571AE3">
      <w:pPr>
        <w:spacing w:line="276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Здесь </w:t>
      </w:r>
      <w:del w:id="248" w:author="Николай Федоров" w:date="2019-05-13T22:04:00Z">
        <w:r w:rsidDel="002F4ADB">
          <w:rPr>
            <w:noProof/>
            <w:sz w:val="28"/>
            <w:szCs w:val="28"/>
          </w:rPr>
          <w:delText xml:space="preserve">мы видим </w:delText>
        </w:r>
      </w:del>
      <w:r>
        <w:rPr>
          <w:noProof/>
          <w:sz w:val="28"/>
          <w:szCs w:val="28"/>
        </w:rPr>
        <w:t xml:space="preserve">тот же график, что и на рисунке 2, только ещё с учетом кросс-проверочной выборки. Мы видим, что качество прогноза оставляет желать лучшего, но связано это с тем, что мы провели недостаточное количество испытаний. </w:t>
      </w:r>
    </w:p>
    <w:p w:rsidR="00BF76B3" w:rsidRDefault="0011267A" w:rsidP="0011267A">
      <w:pPr>
        <w:spacing w:after="200"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BF76B3" w:rsidRPr="0011267A" w:rsidDel="002F4ADB" w:rsidRDefault="00BF76B3" w:rsidP="002F4ADB">
      <w:pPr>
        <w:spacing w:line="276" w:lineRule="auto"/>
        <w:ind w:firstLine="851"/>
        <w:jc w:val="both"/>
        <w:rPr>
          <w:del w:id="249" w:author="Николай Федоров" w:date="2019-05-13T22:04:00Z"/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Попытаемся улучшить прогнозы путем построения более простых моделей. </w:t>
      </w:r>
      <w:r w:rsidR="0011267A">
        <w:rPr>
          <w:noProof/>
          <w:sz w:val="28"/>
          <w:szCs w:val="28"/>
        </w:rPr>
        <w:t xml:space="preserve">Построим дополнительные сети. </w:t>
      </w:r>
      <w:del w:id="250" w:author="Николай Федоров" w:date="2019-05-13T22:04:00Z">
        <w:r w:rsidR="0011267A" w:rsidDel="002F4ADB">
          <w:rPr>
            <w:noProof/>
            <w:sz w:val="28"/>
            <w:szCs w:val="28"/>
          </w:rPr>
          <w:delText xml:space="preserve">Для этого выбираем </w:delText>
        </w:r>
        <w:r w:rsidR="0011267A" w:rsidRPr="00633801" w:rsidDel="002F4ADB">
          <w:rPr>
            <w:b/>
            <w:noProof/>
            <w:sz w:val="28"/>
            <w:szCs w:val="28"/>
            <w:lang w:val="en-US"/>
          </w:rPr>
          <w:delText>Build</w:delText>
        </w:r>
        <w:r w:rsidR="0011267A" w:rsidRPr="00633801" w:rsidDel="002F4ADB">
          <w:rPr>
            <w:b/>
            <w:noProof/>
            <w:sz w:val="28"/>
            <w:szCs w:val="28"/>
          </w:rPr>
          <w:delText xml:space="preserve"> </w:delText>
        </w:r>
        <w:r w:rsidR="0011267A" w:rsidRPr="00633801" w:rsidDel="002F4ADB">
          <w:rPr>
            <w:b/>
            <w:noProof/>
            <w:sz w:val="28"/>
            <w:szCs w:val="28"/>
            <w:lang w:val="en-US"/>
          </w:rPr>
          <w:delText>models</w:delText>
        </w:r>
        <w:r w:rsidR="0011267A" w:rsidRPr="00633801" w:rsidDel="002F4ADB">
          <w:rPr>
            <w:b/>
            <w:noProof/>
            <w:sz w:val="28"/>
            <w:szCs w:val="28"/>
          </w:rPr>
          <w:delText xml:space="preserve"> </w:delText>
        </w:r>
        <w:r w:rsidR="0011267A" w:rsidRPr="00633801" w:rsidDel="002F4ADB">
          <w:rPr>
            <w:b/>
            <w:noProof/>
            <w:sz w:val="28"/>
            <w:szCs w:val="28"/>
            <w:lang w:val="en-US"/>
          </w:rPr>
          <w:delText>with</w:delText>
        </w:r>
        <w:r w:rsidR="0011267A" w:rsidRPr="00633801" w:rsidDel="002F4ADB">
          <w:rPr>
            <w:b/>
            <w:noProof/>
            <w:sz w:val="28"/>
            <w:szCs w:val="28"/>
          </w:rPr>
          <w:delText xml:space="preserve"> </w:delText>
        </w:r>
        <w:r w:rsidR="0011267A" w:rsidRPr="00633801" w:rsidDel="002F4ADB">
          <w:rPr>
            <w:b/>
            <w:noProof/>
            <w:sz w:val="28"/>
            <w:szCs w:val="28"/>
            <w:lang w:val="en-US"/>
          </w:rPr>
          <w:delText>ANS</w:delText>
        </w:r>
        <w:r w:rsidR="0011267A" w:rsidRPr="00633801" w:rsidDel="002F4ADB">
          <w:rPr>
            <w:b/>
            <w:noProof/>
            <w:sz w:val="28"/>
            <w:szCs w:val="28"/>
          </w:rPr>
          <w:delText xml:space="preserve"> - Автоматизированную нейронную сеть</w:delText>
        </w:r>
        <w:r w:rsidR="0011267A" w:rsidRPr="0011267A" w:rsidDel="002F4ADB">
          <w:rPr>
            <w:noProof/>
            <w:sz w:val="28"/>
            <w:szCs w:val="28"/>
          </w:rPr>
          <w:delText>.</w:delText>
        </w:r>
        <w:r w:rsidR="0011267A" w:rsidDel="002F4ADB">
          <w:rPr>
            <w:noProof/>
            <w:sz w:val="28"/>
            <w:szCs w:val="28"/>
          </w:rPr>
          <w:delText xml:space="preserve"> </w:delText>
        </w:r>
      </w:del>
    </w:p>
    <w:p w:rsidR="0011267A" w:rsidDel="002F4ADB" w:rsidRDefault="0011267A" w:rsidP="002F4ADB">
      <w:pPr>
        <w:spacing w:line="276" w:lineRule="auto"/>
        <w:ind w:firstLine="851"/>
        <w:jc w:val="both"/>
        <w:rPr>
          <w:del w:id="251" w:author="Николай Федоров" w:date="2019-05-13T22:04:00Z"/>
          <w:noProof/>
          <w:sz w:val="28"/>
          <w:szCs w:val="28"/>
        </w:rPr>
        <w:pPrChange w:id="252" w:author="Николай Федоров" w:date="2019-05-13T22:04:00Z">
          <w:pPr>
            <w:spacing w:line="276" w:lineRule="auto"/>
            <w:ind w:firstLine="851"/>
            <w:jc w:val="center"/>
          </w:pPr>
        </w:pPrChange>
      </w:pPr>
      <w:del w:id="253" w:author="Николай Федоров" w:date="2019-05-13T22:04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3295650" cy="2843306"/>
              <wp:effectExtent l="19050" t="0" r="0" b="0"/>
              <wp:docPr id="207" name="Рисунок 2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7"/>
                      <pic:cNvPicPr>
                        <a:picLocks noChangeAspect="1" noChangeArrowheads="1"/>
                      </pic:cNvPicPr>
                    </pic:nvPicPr>
                    <pic:blipFill>
                      <a:blip r:embed="rId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98864" cy="284607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571AE3" w:rsidRDefault="0011267A" w:rsidP="002F4ADB">
      <w:pPr>
        <w:spacing w:line="276" w:lineRule="auto"/>
        <w:ind w:firstLine="851"/>
        <w:jc w:val="both"/>
        <w:rPr>
          <w:noProof/>
          <w:sz w:val="28"/>
          <w:szCs w:val="28"/>
        </w:rPr>
        <w:pPrChange w:id="254" w:author="Николай Федоров" w:date="2019-05-13T22:04:00Z">
          <w:pPr>
            <w:spacing w:line="276" w:lineRule="auto"/>
            <w:ind w:firstLine="851"/>
            <w:jc w:val="center"/>
          </w:pPr>
        </w:pPrChange>
      </w:pPr>
      <w:del w:id="255" w:author="Николай Федоров" w:date="2019-05-13T22:04:00Z">
        <w:r w:rsidDel="002F4ADB">
          <w:rPr>
            <w:noProof/>
            <w:sz w:val="28"/>
            <w:szCs w:val="28"/>
          </w:rPr>
          <w:delText>Рисунок 36. Построени дополнительных сетей</w:delText>
        </w:r>
      </w:del>
    </w:p>
    <w:p w:rsidR="0011267A" w:rsidRPr="00F25662" w:rsidRDefault="00CF36DD" w:rsidP="00CF36DD">
      <w:pPr>
        <w:spacing w:line="276" w:lineRule="auto"/>
        <w:ind w:firstLine="851"/>
        <w:jc w:val="both"/>
        <w:rPr>
          <w:noProof/>
          <w:sz w:val="28"/>
          <w:szCs w:val="28"/>
          <w:lang w:val="en-US"/>
        </w:rPr>
      </w:pPr>
      <w:del w:id="256" w:author="Николай Федоров" w:date="2019-05-13T22:04:00Z">
        <w:r w:rsidDel="002F4ADB">
          <w:rPr>
            <w:noProof/>
            <w:sz w:val="28"/>
            <w:szCs w:val="28"/>
          </w:rPr>
          <w:delText xml:space="preserve">Зададим </w:delText>
        </w:r>
      </w:del>
      <w:ins w:id="257" w:author="Николай Федоров" w:date="2019-05-13T22:04:00Z">
        <w:r w:rsidR="002F4ADB">
          <w:rPr>
            <w:noProof/>
            <w:sz w:val="28"/>
            <w:szCs w:val="28"/>
          </w:rPr>
          <w:t>Возьмем</w:t>
        </w:r>
        <w:r w:rsidR="002F4ADB">
          <w:rPr>
            <w:noProof/>
            <w:sz w:val="28"/>
            <w:szCs w:val="28"/>
          </w:rPr>
          <w:t xml:space="preserve"> </w:t>
        </w:r>
      </w:ins>
      <w:r>
        <w:rPr>
          <w:noProof/>
          <w:sz w:val="28"/>
          <w:szCs w:val="28"/>
        </w:rPr>
        <w:t xml:space="preserve">количество скрытых нейронов равное 1 и в качестве функции активации оставим только </w:t>
      </w:r>
      <w:r w:rsidRPr="00633801">
        <w:rPr>
          <w:b/>
          <w:noProof/>
          <w:sz w:val="28"/>
          <w:szCs w:val="28"/>
        </w:rPr>
        <w:t xml:space="preserve">Тождественную </w:t>
      </w:r>
      <w:del w:id="258" w:author="Николай Федоров" w:date="2019-05-13T22:04:00Z">
        <w:r w:rsidRPr="00633801" w:rsidDel="002F4ADB">
          <w:rPr>
            <w:b/>
            <w:noProof/>
            <w:sz w:val="28"/>
            <w:szCs w:val="28"/>
          </w:rPr>
          <w:delText>(</w:delText>
        </w:r>
        <w:r w:rsidRPr="00633801" w:rsidDel="002F4ADB">
          <w:rPr>
            <w:b/>
            <w:noProof/>
            <w:sz w:val="28"/>
            <w:szCs w:val="28"/>
            <w:lang w:val="en-US"/>
          </w:rPr>
          <w:delText>Idantity</w:delText>
        </w:r>
        <w:r w:rsidRPr="00633801" w:rsidDel="002F4ADB">
          <w:rPr>
            <w:b/>
            <w:noProof/>
            <w:sz w:val="28"/>
            <w:szCs w:val="28"/>
          </w:rPr>
          <w:delText>)</w:delText>
        </w:r>
        <w:r w:rsidRPr="00F25662" w:rsidDel="002F4ADB">
          <w:rPr>
            <w:noProof/>
            <w:sz w:val="28"/>
            <w:szCs w:val="28"/>
          </w:rPr>
          <w:delText>.</w:delText>
        </w:r>
        <w:r w:rsidR="00F25662" w:rsidDel="002F4ADB">
          <w:rPr>
            <w:noProof/>
            <w:sz w:val="28"/>
            <w:szCs w:val="28"/>
          </w:rPr>
          <w:delText xml:space="preserve"> Тем самым, мы говорим программе, чтобы она искала только линейные нейронные сети. Нажимаем обучить (</w:delText>
        </w:r>
        <w:r w:rsidR="00F25662" w:rsidDel="002F4ADB">
          <w:rPr>
            <w:noProof/>
            <w:sz w:val="28"/>
            <w:szCs w:val="28"/>
            <w:lang w:val="en-US"/>
          </w:rPr>
          <w:delText>Train</w:delText>
        </w:r>
        <w:r w:rsidR="00F25662" w:rsidDel="002F4ADB">
          <w:rPr>
            <w:noProof/>
            <w:sz w:val="28"/>
            <w:szCs w:val="28"/>
          </w:rPr>
          <w:delText>)</w:delText>
        </w:r>
        <w:r w:rsidR="00F25662" w:rsidDel="002F4ADB">
          <w:rPr>
            <w:noProof/>
            <w:sz w:val="28"/>
            <w:szCs w:val="28"/>
            <w:lang w:val="en-US"/>
          </w:rPr>
          <w:delText xml:space="preserve">. </w:delText>
        </w:r>
      </w:del>
    </w:p>
    <w:p w:rsidR="00CF36DD" w:rsidDel="002F4ADB" w:rsidRDefault="00CF36DD" w:rsidP="00CF36DD">
      <w:pPr>
        <w:spacing w:line="276" w:lineRule="auto"/>
        <w:jc w:val="center"/>
        <w:rPr>
          <w:del w:id="259" w:author="Николай Федоров" w:date="2019-05-13T22:04:00Z"/>
          <w:noProof/>
          <w:sz w:val="28"/>
          <w:szCs w:val="28"/>
          <w:lang w:val="en-US"/>
        </w:rPr>
      </w:pPr>
      <w:del w:id="260" w:author="Николай Федоров" w:date="2019-05-13T22:04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2857500" cy="1637192"/>
              <wp:effectExtent l="19050" t="0" r="0" b="0"/>
              <wp:docPr id="210" name="Рисунок 2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0"/>
                      <pic:cNvPicPr>
                        <a:picLocks noChangeAspect="1" noChangeArrowheads="1"/>
                      </pic:cNvPicPr>
                    </pic:nvPicPr>
                    <pic:blipFill>
                      <a:blip r:embed="rId6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9434" cy="1638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Del="002F4ADB">
          <w:rPr>
            <w:noProof/>
            <w:sz w:val="28"/>
            <w:szCs w:val="28"/>
          </w:rPr>
          <w:drawing>
            <wp:inline distT="0" distB="0" distL="0" distR="0">
              <wp:extent cx="3019425" cy="1227170"/>
              <wp:effectExtent l="19050" t="0" r="0" b="0"/>
              <wp:docPr id="213" name="Рисунок 2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3"/>
                      <pic:cNvPicPr>
                        <a:picLocks noChangeAspect="1" noChangeArrowheads="1"/>
                      </pic:cNvPicPr>
                    </pic:nvPicPr>
                    <pic:blipFill>
                      <a:blip r:embed="rId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19070" cy="122702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CF36DD" w:rsidRDefault="00CF36DD" w:rsidP="00CF36DD">
      <w:pPr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37. Выбор параметров для линейной модели</w:t>
      </w:r>
    </w:p>
    <w:p w:rsidR="00CF36DD" w:rsidRDefault="00CF36DD" w:rsidP="00CF36DD">
      <w:pPr>
        <w:spacing w:line="276" w:lineRule="auto"/>
        <w:jc w:val="center"/>
        <w:rPr>
          <w:noProof/>
          <w:sz w:val="28"/>
          <w:szCs w:val="28"/>
        </w:rPr>
      </w:pPr>
    </w:p>
    <w:p w:rsidR="00CF36DD" w:rsidRDefault="00CF36DD" w:rsidP="00CF36DD">
      <w:pPr>
        <w:spacing w:line="276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Получаем ещё 5 моделей. Выбираем из них ту, у которой произвольность контрольной выборки (</w:t>
      </w:r>
      <w:r>
        <w:rPr>
          <w:noProof/>
          <w:sz w:val="28"/>
          <w:szCs w:val="28"/>
          <w:lang w:val="en-US"/>
        </w:rPr>
        <w:t>Test</w:t>
      </w:r>
      <w:r w:rsidRPr="00CF36D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Pref</w:t>
      </w:r>
      <w:r w:rsidRPr="00CF36DD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) наибольшая. А также оставляем предыдущую 1-ую модель. </w:t>
      </w:r>
    </w:p>
    <w:p w:rsidR="00CF36DD" w:rsidRDefault="00CF36DD" w:rsidP="00F25662">
      <w:pPr>
        <w:spacing w:line="276" w:lineRule="auto"/>
        <w:ind w:firstLine="851"/>
        <w:jc w:val="center"/>
        <w:rPr>
          <w:noProof/>
          <w:sz w:val="28"/>
          <w:szCs w:val="28"/>
          <w:lang w:val="en-US"/>
        </w:rPr>
      </w:pPr>
      <w:del w:id="261" w:author="Николай Федоров" w:date="2019-05-13T22:05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5035531" cy="2781300"/>
              <wp:effectExtent l="19050" t="0" r="0" b="0"/>
              <wp:docPr id="216" name="Рисунок 2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6"/>
                      <pic:cNvPicPr>
                        <a:picLocks noChangeAspect="1" noChangeArrowheads="1"/>
                      </pic:cNvPicPr>
                    </pic:nvPicPr>
                    <pic:blipFill>
                      <a:blip r:embed="rId6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35531" cy="2781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472A81" w:rsidRDefault="00472A81" w:rsidP="00F25662">
      <w:pPr>
        <w:spacing w:line="276" w:lineRule="auto"/>
        <w:ind w:firstLine="851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9CD52F" wp14:editId="0031A761">
            <wp:extent cx="5036910" cy="275293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79317" cy="27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662" w:rsidRDefault="00F25662" w:rsidP="00F25662">
      <w:pPr>
        <w:spacing w:line="276" w:lineRule="auto"/>
        <w:ind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38. Выбор наилучших моделей</w:t>
      </w:r>
    </w:p>
    <w:p w:rsidR="00F25662" w:rsidRPr="00F25662" w:rsidRDefault="00F25662" w:rsidP="00F25662">
      <w:pPr>
        <w:spacing w:line="276" w:lineRule="auto"/>
        <w:ind w:firstLine="851"/>
        <w:jc w:val="center"/>
        <w:rPr>
          <w:noProof/>
          <w:sz w:val="28"/>
          <w:szCs w:val="28"/>
        </w:rPr>
      </w:pPr>
    </w:p>
    <w:p w:rsidR="00CF36DD" w:rsidRDefault="00F25662" w:rsidP="00F25662">
      <w:pPr>
        <w:spacing w:line="276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Теперь </w:t>
      </w:r>
      <w:del w:id="262" w:author="Николай Федоров" w:date="2019-05-13T22:05:00Z">
        <w:r w:rsidDel="002F4ADB">
          <w:rPr>
            <w:noProof/>
            <w:sz w:val="28"/>
            <w:szCs w:val="28"/>
          </w:rPr>
          <w:delText xml:space="preserve">можно </w:delText>
        </w:r>
      </w:del>
      <w:r>
        <w:rPr>
          <w:noProof/>
          <w:sz w:val="28"/>
          <w:szCs w:val="28"/>
        </w:rPr>
        <w:t>построи</w:t>
      </w:r>
      <w:ins w:id="263" w:author="Николай Федоров" w:date="2019-05-13T22:05:00Z">
        <w:r w:rsidR="002F4ADB">
          <w:rPr>
            <w:noProof/>
            <w:sz w:val="28"/>
            <w:szCs w:val="28"/>
          </w:rPr>
          <w:t>м</w:t>
        </w:r>
      </w:ins>
      <w:del w:id="264" w:author="Николай Федоров" w:date="2019-05-13T22:05:00Z">
        <w:r w:rsidDel="002F4ADB">
          <w:rPr>
            <w:noProof/>
            <w:sz w:val="28"/>
            <w:szCs w:val="28"/>
          </w:rPr>
          <w:delText xml:space="preserve">ть </w:delText>
        </w:r>
      </w:del>
      <w:ins w:id="265" w:author="Николай Федоров" w:date="2019-05-13T22:05:00Z">
        <w:r w:rsidR="002F4ADB">
          <w:rPr>
            <w:noProof/>
            <w:sz w:val="28"/>
            <w:szCs w:val="28"/>
          </w:rPr>
          <w:t xml:space="preserve"> </w:t>
        </w:r>
      </w:ins>
      <w:r>
        <w:rPr>
          <w:noProof/>
          <w:sz w:val="28"/>
          <w:szCs w:val="28"/>
        </w:rPr>
        <w:t>график проекции:</w:t>
      </w:r>
    </w:p>
    <w:p w:rsidR="00472A81" w:rsidRDefault="00F25662" w:rsidP="008D5656">
      <w:pPr>
        <w:spacing w:line="276" w:lineRule="auto"/>
        <w:jc w:val="center"/>
        <w:rPr>
          <w:sz w:val="28"/>
          <w:szCs w:val="28"/>
        </w:rPr>
      </w:pPr>
      <w:del w:id="266" w:author="Николай Федоров" w:date="2019-05-13T22:05:00Z">
        <w:r w:rsidRPr="008D5656" w:rsidDel="002F4ADB">
          <w:rPr>
            <w:sz w:val="28"/>
            <w:szCs w:val="28"/>
          </w:rPr>
          <w:object w:dxaOrig="9361" w:dyaOrig="7021">
            <v:shape id="_x0000_i1035" type="#_x0000_t75" style="width:468pt;height:351.45pt" o:ole="">
              <v:imagedata r:id="rId70" o:title=""/>
            </v:shape>
            <o:OLEObject Type="Embed" ProgID="STATISTICA.Graph" ShapeID="_x0000_i1035" DrawAspect="Content" ObjectID="_1619292102" r:id="rId71">
              <o:FieldCodes>\s</o:FieldCodes>
            </o:OLEObject>
          </w:object>
        </w:r>
      </w:del>
    </w:p>
    <w:p w:rsidR="00472A81" w:rsidRDefault="00472A81" w:rsidP="008D5656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8B114" wp14:editId="14B6DE26">
            <wp:extent cx="5940425" cy="45542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56" w:rsidRDefault="008D5656" w:rsidP="008D5656">
      <w:pPr>
        <w:spacing w:line="276" w:lineRule="auto"/>
        <w:jc w:val="center"/>
        <w:rPr>
          <w:sz w:val="28"/>
          <w:szCs w:val="28"/>
        </w:rPr>
      </w:pPr>
      <w:r w:rsidRPr="008D5656">
        <w:rPr>
          <w:sz w:val="28"/>
          <w:szCs w:val="28"/>
        </w:rPr>
        <w:t>Рисунок 39. Графики проекций для старой и новой модели</w:t>
      </w:r>
    </w:p>
    <w:p w:rsidR="008D5656" w:rsidRDefault="008D5656" w:rsidP="008D5656">
      <w:pPr>
        <w:spacing w:line="276" w:lineRule="auto"/>
        <w:jc w:val="center"/>
        <w:rPr>
          <w:sz w:val="28"/>
          <w:szCs w:val="28"/>
        </w:rPr>
      </w:pPr>
    </w:p>
    <w:p w:rsidR="008D5656" w:rsidDel="002F4ADB" w:rsidRDefault="008D5656" w:rsidP="005150B3">
      <w:pPr>
        <w:spacing w:line="276" w:lineRule="auto"/>
        <w:ind w:firstLine="851"/>
        <w:jc w:val="both"/>
        <w:rPr>
          <w:del w:id="267" w:author="Николай Федоров" w:date="2019-05-13T22:05:00Z"/>
          <w:sz w:val="28"/>
          <w:szCs w:val="28"/>
        </w:rPr>
      </w:pPr>
      <w:del w:id="268" w:author="Николай Федоров" w:date="2019-05-13T22:05:00Z">
        <w:r w:rsidDel="002F4ADB">
          <w:rPr>
            <w:sz w:val="28"/>
            <w:szCs w:val="28"/>
          </w:rPr>
          <w:delText xml:space="preserve">Также можно посмотреть таблицы проекций, нажав на </w:delText>
        </w:r>
        <w:r w:rsidDel="002F4ADB">
          <w:rPr>
            <w:sz w:val="28"/>
            <w:szCs w:val="28"/>
            <w:lang w:val="en-US"/>
          </w:rPr>
          <w:delText>Projection</w:delText>
        </w:r>
        <w:r w:rsidRPr="008D5656" w:rsidDel="002F4ADB">
          <w:rPr>
            <w:sz w:val="28"/>
            <w:szCs w:val="28"/>
          </w:rPr>
          <w:delText xml:space="preserve"> </w:delText>
        </w:r>
        <w:r w:rsidDel="002F4ADB">
          <w:rPr>
            <w:sz w:val="28"/>
            <w:szCs w:val="28"/>
            <w:lang w:val="en-US"/>
          </w:rPr>
          <w:delText>spreadsheet</w:delText>
        </w:r>
        <w:r w:rsidRPr="008D5656" w:rsidDel="002F4ADB">
          <w:rPr>
            <w:sz w:val="28"/>
            <w:szCs w:val="28"/>
          </w:rPr>
          <w:delText xml:space="preserve">. </w:delText>
        </w:r>
        <w:r w:rsidDel="002F4ADB">
          <w:rPr>
            <w:sz w:val="28"/>
            <w:szCs w:val="28"/>
          </w:rPr>
          <w:delText xml:space="preserve">В этом случае получится две таблички, для каждой из моделей. </w:delText>
        </w:r>
      </w:del>
    </w:p>
    <w:p w:rsidR="008D5656" w:rsidDel="002F4ADB" w:rsidRDefault="008D5656" w:rsidP="008D5656">
      <w:pPr>
        <w:spacing w:line="276" w:lineRule="auto"/>
        <w:jc w:val="center"/>
        <w:rPr>
          <w:del w:id="269" w:author="Николай Федоров" w:date="2019-05-13T22:05:00Z"/>
          <w:sz w:val="28"/>
          <w:szCs w:val="28"/>
        </w:rPr>
      </w:pPr>
      <w:del w:id="270" w:author="Николай Федоров" w:date="2019-05-13T22:05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2924175" cy="685800"/>
              <wp:effectExtent l="19050" t="0" r="9525" b="0"/>
              <wp:docPr id="222" name="Рисунок 2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2"/>
                      <pic:cNvPicPr>
                        <a:picLocks noChangeAspect="1" noChangeArrowheads="1"/>
                      </pic:cNvPicPr>
                    </pic:nvPicPr>
                    <pic:blipFill>
                      <a:blip r:embed="rId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24175" cy="685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8D5656" w:rsidDel="002F4ADB" w:rsidRDefault="008D5656" w:rsidP="008D5656">
      <w:pPr>
        <w:spacing w:line="276" w:lineRule="auto"/>
        <w:jc w:val="center"/>
        <w:rPr>
          <w:del w:id="271" w:author="Николай Федоров" w:date="2019-05-13T22:05:00Z"/>
          <w:sz w:val="28"/>
          <w:szCs w:val="28"/>
        </w:rPr>
      </w:pPr>
      <w:del w:id="272" w:author="Николай Федоров" w:date="2019-05-13T22:05:00Z">
        <w:r w:rsidDel="002F4ADB">
          <w:rPr>
            <w:sz w:val="28"/>
            <w:szCs w:val="28"/>
          </w:rPr>
          <w:delText>Рисунок 40. Две таблицы результатов</w:delText>
        </w:r>
      </w:del>
    </w:p>
    <w:p w:rsidR="005150B3" w:rsidDel="002F4ADB" w:rsidRDefault="005150B3" w:rsidP="008D5656">
      <w:pPr>
        <w:spacing w:line="276" w:lineRule="auto"/>
        <w:jc w:val="center"/>
        <w:rPr>
          <w:del w:id="273" w:author="Николай Федоров" w:date="2019-05-13T22:05:00Z"/>
          <w:sz w:val="28"/>
          <w:szCs w:val="28"/>
        </w:rPr>
      </w:pPr>
    </w:p>
    <w:p w:rsidR="008D5656" w:rsidDel="002F4ADB" w:rsidRDefault="008D5656" w:rsidP="005150B3">
      <w:pPr>
        <w:spacing w:line="276" w:lineRule="auto"/>
        <w:ind w:firstLine="851"/>
        <w:jc w:val="both"/>
        <w:rPr>
          <w:del w:id="274" w:author="Николай Федоров" w:date="2019-05-13T22:05:00Z"/>
          <w:sz w:val="28"/>
          <w:szCs w:val="28"/>
        </w:rPr>
      </w:pPr>
      <w:del w:id="275" w:author="Николай Федоров" w:date="2019-05-13T22:05:00Z">
        <w:r w:rsidDel="002F4ADB">
          <w:rPr>
            <w:sz w:val="28"/>
            <w:szCs w:val="28"/>
          </w:rPr>
          <w:delText>Теперь чтобы сравнить результаты моделей для этого найдем ошибки на кросс-проверке. Для этого необходимо создать дополнительную табличку.</w:delText>
        </w:r>
      </w:del>
    </w:p>
    <w:p w:rsidR="008D5656" w:rsidDel="002F4ADB" w:rsidRDefault="008D5656" w:rsidP="005150B3">
      <w:pPr>
        <w:spacing w:line="276" w:lineRule="auto"/>
        <w:ind w:firstLine="851"/>
        <w:jc w:val="center"/>
        <w:rPr>
          <w:del w:id="276" w:author="Николай Федоров" w:date="2019-05-13T22:05:00Z"/>
          <w:sz w:val="28"/>
          <w:szCs w:val="28"/>
        </w:rPr>
      </w:pPr>
      <w:del w:id="277" w:author="Николай Федоров" w:date="2019-05-13T22:05:00Z">
        <w:r w:rsidDel="002F4ADB">
          <w:rPr>
            <w:noProof/>
            <w:sz w:val="28"/>
            <w:szCs w:val="28"/>
          </w:rPr>
          <w:drawing>
            <wp:inline distT="0" distB="0" distL="0" distR="0">
              <wp:extent cx="1304925" cy="2187898"/>
              <wp:effectExtent l="19050" t="0" r="9525" b="0"/>
              <wp:docPr id="225" name="Рисунок 2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5"/>
                      <pic:cNvPicPr>
                        <a:picLocks noChangeAspect="1" noChangeArrowheads="1"/>
                      </pic:cNvPicPr>
                    </pic:nvPicPr>
                    <pic:blipFill>
                      <a:blip r:embed="rId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04925" cy="218789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8D5656" w:rsidDel="002F4ADB" w:rsidRDefault="008D5656" w:rsidP="005150B3">
      <w:pPr>
        <w:spacing w:line="276" w:lineRule="auto"/>
        <w:ind w:firstLine="851"/>
        <w:jc w:val="center"/>
        <w:rPr>
          <w:del w:id="278" w:author="Николай Федоров" w:date="2019-05-13T22:05:00Z"/>
          <w:sz w:val="28"/>
          <w:szCs w:val="28"/>
        </w:rPr>
      </w:pPr>
      <w:del w:id="279" w:author="Николай Федоров" w:date="2019-05-13T22:05:00Z">
        <w:r w:rsidDel="002F4ADB">
          <w:rPr>
            <w:sz w:val="28"/>
            <w:szCs w:val="28"/>
          </w:rPr>
          <w:delText>Рисунок 41. Создание таблицы</w:delText>
        </w:r>
      </w:del>
    </w:p>
    <w:p w:rsidR="008D5656" w:rsidDel="002F4ADB" w:rsidRDefault="008D5656" w:rsidP="005150B3">
      <w:pPr>
        <w:spacing w:line="276" w:lineRule="auto"/>
        <w:ind w:firstLine="851"/>
        <w:jc w:val="center"/>
        <w:rPr>
          <w:del w:id="280" w:author="Николай Федоров" w:date="2019-05-13T22:05:00Z"/>
          <w:sz w:val="28"/>
          <w:szCs w:val="28"/>
        </w:rPr>
      </w:pPr>
    </w:p>
    <w:p w:rsidR="008D5656" w:rsidRDefault="008D5656" w:rsidP="005150B3">
      <w:pPr>
        <w:spacing w:line="276" w:lineRule="auto"/>
        <w:ind w:firstLine="851"/>
        <w:jc w:val="both"/>
        <w:rPr>
          <w:sz w:val="28"/>
          <w:szCs w:val="28"/>
        </w:rPr>
      </w:pPr>
      <w:del w:id="281" w:author="Николай Федоров" w:date="2019-05-13T22:05:00Z">
        <w:r w:rsidDel="002F4ADB">
          <w:rPr>
            <w:sz w:val="28"/>
            <w:szCs w:val="28"/>
          </w:rPr>
          <w:delText>Далее копируем аналогично тому, как делали ранее, сначала исходные данные за последние 4 квартала (с заголовками и вставляем с помощью специальной вставки), затем второй столбец результаты за последние 4 квартала в старой (первой модели) и третий столбец - результаты за последние 4 квартала для новой (второй) модели</w:delText>
        </w:r>
      </w:del>
      <w:r>
        <w:rPr>
          <w:sz w:val="28"/>
          <w:szCs w:val="28"/>
        </w:rPr>
        <w:t>. По</w:t>
      </w:r>
      <w:ins w:id="282" w:author="Николай Федоров" w:date="2019-05-13T22:05:00Z">
        <w:r w:rsidR="002F4ADB">
          <w:rPr>
            <w:sz w:val="28"/>
            <w:szCs w:val="28"/>
          </w:rPr>
          <w:t>строим</w:t>
        </w:r>
      </w:ins>
      <w:ins w:id="283" w:author="Николай Федоров" w:date="2019-05-13T22:12:00Z">
        <w:r w:rsidR="0071085A" w:rsidRPr="0071085A">
          <w:rPr>
            <w:sz w:val="28"/>
            <w:szCs w:val="28"/>
            <w:rPrChange w:id="284" w:author="Николай Федоров" w:date="2019-05-13T22:12:00Z">
              <w:rPr>
                <w:sz w:val="28"/>
                <w:szCs w:val="28"/>
                <w:lang w:val="en-US"/>
              </w:rPr>
            </w:rPrChange>
          </w:rPr>
          <w:t xml:space="preserve"> </w:t>
        </w:r>
      </w:ins>
      <w:del w:id="285" w:author="Николай Федоров" w:date="2019-05-13T22:05:00Z">
        <w:r w:rsidDel="002F4ADB">
          <w:rPr>
            <w:sz w:val="28"/>
            <w:szCs w:val="28"/>
          </w:rPr>
          <w:delText xml:space="preserve">лучаем </w:delText>
        </w:r>
      </w:del>
      <w:r>
        <w:rPr>
          <w:sz w:val="28"/>
          <w:szCs w:val="28"/>
        </w:rPr>
        <w:t>следующ</w:t>
      </w:r>
      <w:ins w:id="286" w:author="Николай Федоров" w:date="2019-05-13T22:06:00Z">
        <w:r w:rsidR="002F4ADB">
          <w:rPr>
            <w:sz w:val="28"/>
            <w:szCs w:val="28"/>
          </w:rPr>
          <w:t xml:space="preserve">ую таблицу которая будет включать </w:t>
        </w:r>
        <w:r w:rsidR="001D6B41">
          <w:rPr>
            <w:sz w:val="28"/>
            <w:szCs w:val="28"/>
          </w:rPr>
          <w:t>результаты по полученным двум моделям</w:t>
        </w:r>
      </w:ins>
      <w:ins w:id="287" w:author="Николай Федоров" w:date="2019-05-13T22:08:00Z">
        <w:r w:rsidR="001D6B41">
          <w:rPr>
            <w:sz w:val="28"/>
            <w:szCs w:val="28"/>
          </w:rPr>
          <w:t>, а также рассчитаем их ошибки</w:t>
        </w:r>
      </w:ins>
      <w:del w:id="288" w:author="Николай Федоров" w:date="2019-05-13T22:06:00Z">
        <w:r w:rsidDel="002F4ADB">
          <w:rPr>
            <w:sz w:val="28"/>
            <w:szCs w:val="28"/>
          </w:rPr>
          <w:delText>ее</w:delText>
        </w:r>
      </w:del>
      <w:r>
        <w:rPr>
          <w:sz w:val="28"/>
          <w:szCs w:val="28"/>
        </w:rPr>
        <w:t>:</w:t>
      </w:r>
    </w:p>
    <w:p w:rsidR="008D5656" w:rsidDel="001D6B41" w:rsidRDefault="008D5656" w:rsidP="005150B3">
      <w:pPr>
        <w:spacing w:line="276" w:lineRule="auto"/>
        <w:ind w:firstLine="851"/>
        <w:jc w:val="center"/>
        <w:rPr>
          <w:del w:id="289" w:author="Николай Федоров" w:date="2019-05-13T22:08:00Z"/>
          <w:sz w:val="28"/>
          <w:szCs w:val="28"/>
        </w:rPr>
      </w:pPr>
      <w:del w:id="290" w:author="Николай Федоров" w:date="2019-05-13T22:08:00Z">
        <w:r w:rsidDel="001D6B41">
          <w:rPr>
            <w:noProof/>
            <w:sz w:val="28"/>
            <w:szCs w:val="28"/>
          </w:rPr>
          <w:drawing>
            <wp:inline distT="0" distB="0" distL="0" distR="0">
              <wp:extent cx="3505200" cy="1762125"/>
              <wp:effectExtent l="19050" t="0" r="0" b="0"/>
              <wp:docPr id="228" name="Рисунок 2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8"/>
                      <pic:cNvPicPr>
                        <a:picLocks noChangeAspect="1" noChangeArrowheads="1"/>
                      </pic:cNvPicPr>
                    </pic:nvPicPr>
                    <pic:blipFill>
                      <a:blip r:embed="rId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05200" cy="1762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8D5656" w:rsidDel="001D6B41" w:rsidRDefault="008D5656" w:rsidP="005150B3">
      <w:pPr>
        <w:spacing w:line="276" w:lineRule="auto"/>
        <w:ind w:firstLine="851"/>
        <w:jc w:val="center"/>
        <w:rPr>
          <w:del w:id="291" w:author="Николай Федоров" w:date="2019-05-13T22:08:00Z"/>
          <w:sz w:val="28"/>
          <w:szCs w:val="28"/>
        </w:rPr>
      </w:pPr>
      <w:del w:id="292" w:author="Николай Федоров" w:date="2019-05-13T22:08:00Z">
        <w:r w:rsidDel="001D6B41">
          <w:rPr>
            <w:sz w:val="28"/>
            <w:szCs w:val="28"/>
          </w:rPr>
          <w:delText>Рисунок 42. Таблица с результатами для двух моделей</w:delText>
        </w:r>
      </w:del>
    </w:p>
    <w:p w:rsidR="005150B3" w:rsidDel="001D6B41" w:rsidRDefault="005150B3" w:rsidP="005150B3">
      <w:pPr>
        <w:spacing w:line="276" w:lineRule="auto"/>
        <w:ind w:firstLine="851"/>
        <w:jc w:val="center"/>
        <w:rPr>
          <w:del w:id="293" w:author="Николай Федоров" w:date="2019-05-13T22:08:00Z"/>
          <w:sz w:val="28"/>
          <w:szCs w:val="28"/>
        </w:rPr>
      </w:pPr>
    </w:p>
    <w:p w:rsidR="008D5656" w:rsidDel="001D6B41" w:rsidRDefault="008D5656" w:rsidP="005150B3">
      <w:pPr>
        <w:spacing w:line="276" w:lineRule="auto"/>
        <w:ind w:firstLine="851"/>
        <w:jc w:val="both"/>
        <w:rPr>
          <w:del w:id="294" w:author="Николай Федоров" w:date="2019-05-13T22:08:00Z"/>
          <w:sz w:val="28"/>
          <w:szCs w:val="28"/>
        </w:rPr>
      </w:pPr>
      <w:del w:id="295" w:author="Николай Федоров" w:date="2019-05-13T22:08:00Z">
        <w:r w:rsidDel="001D6B41">
          <w:rPr>
            <w:sz w:val="28"/>
            <w:szCs w:val="28"/>
          </w:rPr>
          <w:delText xml:space="preserve">Далее для того чтобы найти ошибку для первой модели, нажимаем два раза на левую кнопку мыши на четвертом столбике и </w:delText>
        </w:r>
        <w:r w:rsidR="005150B3" w:rsidDel="001D6B41">
          <w:rPr>
            <w:sz w:val="28"/>
            <w:szCs w:val="28"/>
          </w:rPr>
          <w:delText>вводим название и формулу для нахождения относительной ошибки:</w:delText>
        </w:r>
      </w:del>
    </w:p>
    <w:p w:rsidR="005150B3" w:rsidDel="001D6B41" w:rsidRDefault="005150B3" w:rsidP="005150B3">
      <w:pPr>
        <w:spacing w:line="276" w:lineRule="auto"/>
        <w:jc w:val="center"/>
        <w:rPr>
          <w:del w:id="296" w:author="Николай Федоров" w:date="2019-05-13T22:08:00Z"/>
          <w:sz w:val="28"/>
          <w:szCs w:val="28"/>
        </w:rPr>
      </w:pPr>
      <w:del w:id="297" w:author="Николай Федоров" w:date="2019-05-13T22:08:00Z">
        <w:r w:rsidDel="001D6B41">
          <w:rPr>
            <w:noProof/>
            <w:sz w:val="28"/>
            <w:szCs w:val="28"/>
          </w:rPr>
          <w:drawing>
            <wp:inline distT="0" distB="0" distL="0" distR="0">
              <wp:extent cx="3695700" cy="3742778"/>
              <wp:effectExtent l="19050" t="0" r="0" b="0"/>
              <wp:docPr id="231" name="Рисунок 2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1"/>
                      <pic:cNvPicPr>
                        <a:picLocks noChangeAspect="1" noChangeArrowheads="1"/>
                      </pic:cNvPicPr>
                    </pic:nvPicPr>
                    <pic:blipFill>
                      <a:blip r:embed="rId7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98328" cy="374543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5150B3" w:rsidDel="001D6B41" w:rsidRDefault="005150B3" w:rsidP="005150B3">
      <w:pPr>
        <w:spacing w:line="276" w:lineRule="auto"/>
        <w:jc w:val="center"/>
        <w:rPr>
          <w:del w:id="298" w:author="Николай Федоров" w:date="2019-05-13T22:08:00Z"/>
          <w:sz w:val="28"/>
          <w:szCs w:val="28"/>
        </w:rPr>
      </w:pPr>
      <w:del w:id="299" w:author="Николай Федоров" w:date="2019-05-13T22:08:00Z">
        <w:r w:rsidDel="001D6B41">
          <w:rPr>
            <w:sz w:val="28"/>
            <w:szCs w:val="28"/>
          </w:rPr>
          <w:delText>Рисунок 43. Нахождение ошибки для первой модели</w:delText>
        </w:r>
      </w:del>
    </w:p>
    <w:p w:rsidR="005150B3" w:rsidDel="001D6B41" w:rsidRDefault="005150B3" w:rsidP="005150B3">
      <w:pPr>
        <w:spacing w:line="276" w:lineRule="auto"/>
        <w:jc w:val="both"/>
        <w:rPr>
          <w:del w:id="300" w:author="Николай Федоров" w:date="2019-05-13T22:08:00Z"/>
          <w:sz w:val="28"/>
          <w:szCs w:val="28"/>
        </w:rPr>
      </w:pPr>
      <w:del w:id="301" w:author="Николай Федоров" w:date="2019-05-13T22:08:00Z">
        <w:r w:rsidDel="001D6B41">
          <w:rPr>
            <w:sz w:val="28"/>
            <w:szCs w:val="28"/>
          </w:rPr>
          <w:delText>Аналогичные действия проводим с 5-ый столбиком для вычисления ошибки второй модели.</w:delText>
        </w:r>
      </w:del>
    </w:p>
    <w:p w:rsidR="005150B3" w:rsidDel="001D6B41" w:rsidRDefault="005150B3" w:rsidP="005150B3">
      <w:pPr>
        <w:spacing w:line="276" w:lineRule="auto"/>
        <w:jc w:val="center"/>
        <w:rPr>
          <w:del w:id="302" w:author="Николай Федоров" w:date="2019-05-13T22:08:00Z"/>
          <w:sz w:val="28"/>
          <w:szCs w:val="28"/>
        </w:rPr>
      </w:pPr>
      <w:del w:id="303" w:author="Николай Федоров" w:date="2019-05-13T22:08:00Z">
        <w:r w:rsidDel="001D6B41">
          <w:rPr>
            <w:noProof/>
            <w:sz w:val="28"/>
            <w:szCs w:val="28"/>
          </w:rPr>
          <w:drawing>
            <wp:inline distT="0" distB="0" distL="0" distR="0">
              <wp:extent cx="3905250" cy="3930124"/>
              <wp:effectExtent l="19050" t="0" r="0" b="0"/>
              <wp:docPr id="234" name="Рисунок 2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4"/>
                      <pic:cNvPicPr>
                        <a:picLocks noChangeAspect="1" noChangeArrowheads="1"/>
                      </pic:cNvPicPr>
                    </pic:nvPicPr>
                    <pic:blipFill>
                      <a:blip r:embed="rId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05250" cy="393012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5150B3" w:rsidDel="001D6B41" w:rsidRDefault="005150B3" w:rsidP="005150B3">
      <w:pPr>
        <w:spacing w:line="276" w:lineRule="auto"/>
        <w:jc w:val="center"/>
        <w:rPr>
          <w:del w:id="304" w:author="Николай Федоров" w:date="2019-05-13T22:08:00Z"/>
          <w:sz w:val="28"/>
          <w:szCs w:val="28"/>
        </w:rPr>
      </w:pPr>
      <w:del w:id="305" w:author="Николай Федоров" w:date="2019-05-13T22:08:00Z">
        <w:r w:rsidDel="001D6B41">
          <w:rPr>
            <w:sz w:val="28"/>
            <w:szCs w:val="28"/>
          </w:rPr>
          <w:delText>Рисунок 44. Нахождение ошибки для второй модели</w:delText>
        </w:r>
      </w:del>
    </w:p>
    <w:p w:rsidR="005150B3" w:rsidDel="001D6B41" w:rsidRDefault="005150B3" w:rsidP="005150B3">
      <w:pPr>
        <w:spacing w:line="276" w:lineRule="auto"/>
        <w:jc w:val="both"/>
        <w:rPr>
          <w:del w:id="306" w:author="Николай Федоров" w:date="2019-05-13T22:08:00Z"/>
          <w:sz w:val="28"/>
          <w:szCs w:val="28"/>
        </w:rPr>
      </w:pPr>
    </w:p>
    <w:p w:rsidR="005150B3" w:rsidDel="001D6B41" w:rsidRDefault="005150B3" w:rsidP="005150B3">
      <w:pPr>
        <w:spacing w:line="276" w:lineRule="auto"/>
        <w:jc w:val="both"/>
        <w:rPr>
          <w:del w:id="307" w:author="Николай Федоров" w:date="2019-05-13T22:08:00Z"/>
          <w:sz w:val="28"/>
          <w:szCs w:val="28"/>
        </w:rPr>
      </w:pPr>
      <w:del w:id="308" w:author="Николай Федоров" w:date="2019-05-13T22:08:00Z">
        <w:r w:rsidDel="001D6B41">
          <w:rPr>
            <w:sz w:val="28"/>
            <w:szCs w:val="28"/>
          </w:rPr>
          <w:delText>Получили следующую таблицу:</w:delText>
        </w:r>
      </w:del>
    </w:p>
    <w:p w:rsidR="005150B3" w:rsidDel="001D6B41" w:rsidRDefault="005150B3" w:rsidP="005150B3">
      <w:pPr>
        <w:spacing w:line="276" w:lineRule="auto"/>
        <w:jc w:val="center"/>
        <w:rPr>
          <w:del w:id="309" w:author="Николай Федоров" w:date="2019-05-13T22:08:00Z"/>
          <w:sz w:val="28"/>
          <w:szCs w:val="28"/>
        </w:rPr>
      </w:pPr>
      <w:del w:id="310" w:author="Николай Федоров" w:date="2019-05-13T22:08:00Z">
        <w:r w:rsidDel="001D6B41">
          <w:rPr>
            <w:noProof/>
            <w:sz w:val="28"/>
            <w:szCs w:val="28"/>
          </w:rPr>
          <w:drawing>
            <wp:inline distT="0" distB="0" distL="0" distR="0">
              <wp:extent cx="4705350" cy="1695450"/>
              <wp:effectExtent l="19050" t="0" r="0" b="0"/>
              <wp:docPr id="237" name="Рисунок 2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7"/>
                      <pic:cNvPicPr>
                        <a:picLocks noChangeAspect="1" noChangeArrowheads="1"/>
                      </pic:cNvPicPr>
                    </pic:nvPicPr>
                    <pic:blipFill>
                      <a:blip r:embed="rId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05350" cy="16954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74140D" w:rsidDel="001D6B41" w:rsidRDefault="0074140D" w:rsidP="005150B3">
      <w:pPr>
        <w:spacing w:line="276" w:lineRule="auto"/>
        <w:jc w:val="center"/>
        <w:rPr>
          <w:del w:id="311" w:author="Николай Федоров" w:date="2019-05-13T22:08:00Z"/>
          <w:sz w:val="28"/>
          <w:szCs w:val="28"/>
        </w:rPr>
      </w:pP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625"/>
        <w:gridCol w:w="1887"/>
        <w:gridCol w:w="1887"/>
        <w:gridCol w:w="2664"/>
        <w:gridCol w:w="2276"/>
      </w:tblGrid>
      <w:tr w:rsidR="0074140D" w:rsidRPr="0074140D" w:rsidTr="0074140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449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511,12931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508,284601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0,138372628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0,132036973</w:t>
            </w:r>
          </w:p>
        </w:tc>
      </w:tr>
      <w:tr w:rsidR="0074140D" w:rsidRPr="0074140D" w:rsidTr="0074140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553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522,22386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531,082991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0,0556530561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0,0396329277</w:t>
            </w:r>
          </w:p>
        </w:tc>
      </w:tr>
      <w:tr w:rsidR="0074140D" w:rsidRPr="0074140D" w:rsidTr="0074140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574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496,768356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494,048617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0,134549902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0,139288124</w:t>
            </w:r>
          </w:p>
        </w:tc>
      </w:tr>
      <w:tr w:rsidR="0074140D" w:rsidRPr="0074140D" w:rsidTr="0074140D"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487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487,323262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473,390832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0,000663782341</w:t>
            </w:r>
          </w:p>
        </w:tc>
        <w:tc>
          <w:tcPr>
            <w:tcW w:w="0" w:type="auto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:rsidR="0074140D" w:rsidRPr="0074140D" w:rsidRDefault="0074140D" w:rsidP="0074140D">
            <w:pPr>
              <w:jc w:val="right"/>
            </w:pPr>
            <w:r w:rsidRPr="0074140D">
              <w:rPr>
                <w:rFonts w:ascii="Arial" w:hAnsi="Arial" w:cs="Arial"/>
                <w:color w:val="000000"/>
                <w:sz w:val="20"/>
                <w:szCs w:val="20"/>
              </w:rPr>
              <w:t>0,0279449035</w:t>
            </w:r>
          </w:p>
        </w:tc>
      </w:tr>
    </w:tbl>
    <w:p w:rsidR="0074140D" w:rsidDel="0071085A" w:rsidRDefault="0074140D" w:rsidP="0071085A">
      <w:pPr>
        <w:spacing w:line="276" w:lineRule="auto"/>
        <w:rPr>
          <w:del w:id="312" w:author="Николай Федоров" w:date="2019-05-13T22:12:00Z"/>
          <w:sz w:val="28"/>
          <w:szCs w:val="28"/>
        </w:rPr>
        <w:pPrChange w:id="313" w:author="Николай Федоров" w:date="2019-05-13T22:12:00Z">
          <w:pPr>
            <w:spacing w:line="276" w:lineRule="auto"/>
            <w:jc w:val="center"/>
          </w:pPr>
        </w:pPrChange>
      </w:pPr>
    </w:p>
    <w:p w:rsidR="005150B3" w:rsidRDefault="005150B3" w:rsidP="005150B3">
      <w:pPr>
        <w:spacing w:line="276" w:lineRule="auto"/>
        <w:jc w:val="center"/>
        <w:rPr>
          <w:ins w:id="314" w:author="Николай Федоров" w:date="2019-05-13T22:12:00Z"/>
          <w:sz w:val="28"/>
          <w:szCs w:val="28"/>
        </w:rPr>
      </w:pPr>
      <w:r>
        <w:rPr>
          <w:sz w:val="28"/>
          <w:szCs w:val="28"/>
        </w:rPr>
        <w:t>Рисунок 45. Ошибки для моделей</w:t>
      </w:r>
    </w:p>
    <w:p w:rsidR="0071085A" w:rsidRDefault="0071085A" w:rsidP="005150B3">
      <w:pPr>
        <w:spacing w:line="276" w:lineRule="auto"/>
        <w:jc w:val="center"/>
        <w:rPr>
          <w:sz w:val="28"/>
          <w:szCs w:val="28"/>
        </w:rPr>
      </w:pPr>
    </w:p>
    <w:p w:rsidR="005150B3" w:rsidRPr="005150B3" w:rsidDel="001D6B41" w:rsidRDefault="005150B3" w:rsidP="001D6B41">
      <w:pPr>
        <w:spacing w:line="276" w:lineRule="auto"/>
        <w:jc w:val="both"/>
        <w:rPr>
          <w:del w:id="315" w:author="Николай Федоров" w:date="2019-05-13T22:08:00Z"/>
          <w:sz w:val="28"/>
          <w:szCs w:val="28"/>
        </w:rPr>
      </w:pPr>
      <w:r>
        <w:rPr>
          <w:sz w:val="28"/>
          <w:szCs w:val="28"/>
        </w:rPr>
        <w:t>Последним этапом остается найти среднее значение ошибок</w:t>
      </w:r>
      <w:del w:id="316" w:author="Николай Федоров" w:date="2019-05-13T22:08:00Z">
        <w:r w:rsidDel="001D6B41">
          <w:rPr>
            <w:sz w:val="28"/>
            <w:szCs w:val="28"/>
          </w:rPr>
          <w:delText xml:space="preserve">. Для этого выделяем 4-ый и 5-ый столбцы, затем нажимаем правой кнопкой мыши и выбираем </w:delText>
        </w:r>
        <w:r w:rsidRPr="005150B3" w:rsidDel="001D6B41">
          <w:rPr>
            <w:b/>
            <w:sz w:val="28"/>
            <w:szCs w:val="28"/>
            <w:lang w:val="en-US"/>
          </w:rPr>
          <w:delText>Statistics</w:delText>
        </w:r>
        <w:r w:rsidRPr="005150B3" w:rsidDel="001D6B41">
          <w:rPr>
            <w:b/>
            <w:sz w:val="28"/>
            <w:szCs w:val="28"/>
          </w:rPr>
          <w:delText xml:space="preserve"> </w:delText>
        </w:r>
        <w:r w:rsidRPr="005150B3" w:rsidDel="001D6B41">
          <w:rPr>
            <w:b/>
            <w:sz w:val="28"/>
            <w:szCs w:val="28"/>
            <w:lang w:val="en-US"/>
          </w:rPr>
          <w:delText>of</w:delText>
        </w:r>
        <w:r w:rsidRPr="005150B3" w:rsidDel="001D6B41">
          <w:rPr>
            <w:b/>
            <w:sz w:val="28"/>
            <w:szCs w:val="28"/>
          </w:rPr>
          <w:delText xml:space="preserve"> </w:delText>
        </w:r>
        <w:r w:rsidRPr="005150B3" w:rsidDel="001D6B41">
          <w:rPr>
            <w:b/>
            <w:sz w:val="28"/>
            <w:szCs w:val="28"/>
            <w:lang w:val="en-US"/>
          </w:rPr>
          <w:delText>Block</w:delText>
        </w:r>
        <w:r w:rsidRPr="005150B3" w:rsidDel="001D6B41">
          <w:rPr>
            <w:b/>
            <w:sz w:val="28"/>
            <w:szCs w:val="28"/>
          </w:rPr>
          <w:delText xml:space="preserve"> </w:delText>
        </w:r>
        <w:r w:rsidRPr="005150B3" w:rsidDel="001D6B41">
          <w:rPr>
            <w:b/>
            <w:sz w:val="28"/>
            <w:szCs w:val="28"/>
            <w:lang w:val="en-US"/>
          </w:rPr>
          <w:delText>Data</w:delText>
        </w:r>
        <w:r w:rsidRPr="005150B3" w:rsidDel="001D6B41">
          <w:rPr>
            <w:b/>
            <w:sz w:val="28"/>
            <w:szCs w:val="28"/>
          </w:rPr>
          <w:delText xml:space="preserve"> - Блоковые статистики, </w:delText>
        </w:r>
        <w:r w:rsidRPr="005150B3" w:rsidDel="001D6B41">
          <w:rPr>
            <w:b/>
            <w:sz w:val="28"/>
            <w:szCs w:val="28"/>
            <w:lang w:val="en-US"/>
          </w:rPr>
          <w:delText>Block</w:delText>
        </w:r>
        <w:r w:rsidRPr="005150B3" w:rsidDel="001D6B41">
          <w:rPr>
            <w:b/>
            <w:sz w:val="28"/>
            <w:szCs w:val="28"/>
          </w:rPr>
          <w:delText xml:space="preserve"> </w:delText>
        </w:r>
        <w:r w:rsidRPr="005150B3" w:rsidDel="001D6B41">
          <w:rPr>
            <w:b/>
            <w:sz w:val="28"/>
            <w:szCs w:val="28"/>
            <w:lang w:val="en-US"/>
          </w:rPr>
          <w:delText>Columns</w:delText>
        </w:r>
        <w:r w:rsidRPr="005150B3" w:rsidDel="001D6B41">
          <w:rPr>
            <w:b/>
            <w:sz w:val="28"/>
            <w:szCs w:val="28"/>
          </w:rPr>
          <w:delText xml:space="preserve"> - По столбца, </w:delText>
        </w:r>
        <w:r w:rsidRPr="005150B3" w:rsidDel="001D6B41">
          <w:rPr>
            <w:b/>
            <w:sz w:val="28"/>
            <w:szCs w:val="28"/>
            <w:lang w:val="en-US"/>
          </w:rPr>
          <w:delText>Means</w:delText>
        </w:r>
        <w:r w:rsidRPr="005150B3" w:rsidDel="001D6B41">
          <w:rPr>
            <w:b/>
            <w:sz w:val="28"/>
            <w:szCs w:val="28"/>
          </w:rPr>
          <w:delText xml:space="preserve"> - Средние.</w:delText>
        </w:r>
      </w:del>
    </w:p>
    <w:p w:rsidR="005150B3" w:rsidDel="001D6B41" w:rsidRDefault="005150B3" w:rsidP="001D6B41">
      <w:pPr>
        <w:spacing w:line="276" w:lineRule="auto"/>
        <w:jc w:val="both"/>
        <w:rPr>
          <w:del w:id="317" w:author="Николай Федоров" w:date="2019-05-13T22:08:00Z"/>
          <w:sz w:val="28"/>
          <w:szCs w:val="28"/>
        </w:rPr>
        <w:pPrChange w:id="318" w:author="Николай Федоров" w:date="2019-05-13T22:08:00Z">
          <w:pPr>
            <w:spacing w:line="276" w:lineRule="auto"/>
            <w:jc w:val="center"/>
          </w:pPr>
        </w:pPrChange>
      </w:pPr>
      <w:del w:id="319" w:author="Николай Федоров" w:date="2019-05-13T22:08:00Z">
        <w:r w:rsidDel="001D6B41">
          <w:rPr>
            <w:noProof/>
            <w:sz w:val="28"/>
            <w:szCs w:val="28"/>
          </w:rPr>
          <w:drawing>
            <wp:inline distT="0" distB="0" distL="0" distR="0">
              <wp:extent cx="5000625" cy="3762375"/>
              <wp:effectExtent l="19050" t="0" r="9525" b="0"/>
              <wp:docPr id="240" name="Рисунок 2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0"/>
                      <pic:cNvPicPr>
                        <a:picLocks noChangeAspect="1" noChangeArrowheads="1"/>
                      </pic:cNvPicPr>
                    </pic:nvPicPr>
                    <pic:blipFill>
                      <a:blip r:embed="rId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00625" cy="3762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5150B3" w:rsidRDefault="005150B3" w:rsidP="001D6B41">
      <w:pPr>
        <w:spacing w:line="276" w:lineRule="auto"/>
        <w:jc w:val="both"/>
        <w:rPr>
          <w:sz w:val="28"/>
          <w:szCs w:val="28"/>
        </w:rPr>
        <w:pPrChange w:id="320" w:author="Николай Федоров" w:date="2019-05-13T22:08:00Z">
          <w:pPr>
            <w:spacing w:line="276" w:lineRule="auto"/>
            <w:jc w:val="center"/>
          </w:pPr>
        </w:pPrChange>
      </w:pPr>
      <w:del w:id="321" w:author="Николай Федоров" w:date="2019-05-13T22:08:00Z">
        <w:r w:rsidDel="001D6B41">
          <w:rPr>
            <w:sz w:val="28"/>
            <w:szCs w:val="28"/>
          </w:rPr>
          <w:delText>Рисунок 46. Нахождение среднего значения</w:delText>
        </w:r>
      </w:del>
    </w:p>
    <w:p w:rsidR="005150B3" w:rsidDel="0071085A" w:rsidRDefault="005150B3" w:rsidP="005150B3">
      <w:pPr>
        <w:spacing w:line="276" w:lineRule="auto"/>
        <w:jc w:val="center"/>
        <w:rPr>
          <w:del w:id="322" w:author="Николай Федоров" w:date="2019-05-13T22:12:00Z"/>
          <w:sz w:val="28"/>
          <w:szCs w:val="28"/>
        </w:rPr>
      </w:pPr>
    </w:p>
    <w:p w:rsidR="005150B3" w:rsidRDefault="005150B3" w:rsidP="005150B3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Получаем таблицу результатов:</w:t>
      </w:r>
    </w:p>
    <w:p w:rsidR="005150B3" w:rsidDel="0071085A" w:rsidRDefault="005150B3" w:rsidP="005150B3">
      <w:pPr>
        <w:spacing w:line="276" w:lineRule="auto"/>
        <w:jc w:val="both"/>
        <w:rPr>
          <w:del w:id="323" w:author="Николай Федоров" w:date="2019-05-13T22:12:00Z"/>
          <w:sz w:val="28"/>
          <w:szCs w:val="28"/>
        </w:rPr>
      </w:pPr>
    </w:p>
    <w:p w:rsidR="005150B3" w:rsidRDefault="005150B3" w:rsidP="005150B3">
      <w:pPr>
        <w:spacing w:line="276" w:lineRule="auto"/>
        <w:jc w:val="center"/>
        <w:rPr>
          <w:sz w:val="28"/>
          <w:szCs w:val="28"/>
        </w:rPr>
      </w:pPr>
      <w:del w:id="324" w:author="Николай Федоров" w:date="2019-05-13T22:08:00Z">
        <w:r w:rsidDel="001D6B41">
          <w:rPr>
            <w:noProof/>
            <w:sz w:val="28"/>
            <w:szCs w:val="28"/>
          </w:rPr>
          <w:drawing>
            <wp:inline distT="0" distB="0" distL="0" distR="0">
              <wp:extent cx="3457575" cy="1152525"/>
              <wp:effectExtent l="19050" t="0" r="9525" b="0"/>
              <wp:docPr id="243" name="Рисунок 2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3"/>
                      <pic:cNvPicPr>
                        <a:picLocks noChangeAspect="1" noChangeArrowheads="1"/>
                      </pic:cNvPicPr>
                    </pic:nvPicPr>
                    <pic:blipFill>
                      <a:blip r:embed="rId8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57575" cy="1152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74140D" w:rsidRDefault="0074140D" w:rsidP="005150B3">
      <w:pPr>
        <w:spacing w:line="276" w:lineRule="auto"/>
        <w:jc w:val="center"/>
        <w:rPr>
          <w:sz w:val="28"/>
          <w:szCs w:val="28"/>
        </w:rPr>
      </w:pPr>
    </w:p>
    <w:p w:rsidR="0074140D" w:rsidRDefault="0074140D" w:rsidP="005150B3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37D7AE" wp14:editId="25540BE8">
            <wp:extent cx="4429125" cy="847725"/>
            <wp:effectExtent l="152400" t="152400" r="371475" b="3714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47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50B3" w:rsidRDefault="005150B3" w:rsidP="005150B3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47. Средние относительные ошибки для старой и новой модели</w:t>
      </w:r>
    </w:p>
    <w:p w:rsidR="005150B3" w:rsidRDefault="005150B3" w:rsidP="005150B3">
      <w:pPr>
        <w:spacing w:line="276" w:lineRule="auto"/>
        <w:jc w:val="both"/>
        <w:rPr>
          <w:sz w:val="28"/>
          <w:szCs w:val="28"/>
        </w:rPr>
      </w:pPr>
    </w:p>
    <w:p w:rsidR="005150B3" w:rsidRDefault="005150B3" w:rsidP="005150B3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видим, что вторая модель </w:t>
      </w:r>
      <w:del w:id="325" w:author="Николай Федоров" w:date="2019-05-13T22:09:00Z">
        <w:r w:rsidDel="001D6B41">
          <w:rPr>
            <w:sz w:val="28"/>
            <w:szCs w:val="28"/>
          </w:rPr>
          <w:delText xml:space="preserve">существенно </w:delText>
        </w:r>
      </w:del>
      <w:ins w:id="326" w:author="Николай Федоров" w:date="2019-05-13T22:09:00Z">
        <w:r w:rsidR="001D6B41">
          <w:rPr>
            <w:sz w:val="28"/>
            <w:szCs w:val="28"/>
          </w:rPr>
          <w:t>немного</w:t>
        </w:r>
        <w:r w:rsidR="001D6B41">
          <w:rPr>
            <w:sz w:val="28"/>
            <w:szCs w:val="28"/>
          </w:rPr>
          <w:t xml:space="preserve"> </w:t>
        </w:r>
      </w:ins>
      <w:del w:id="327" w:author="Николай Федоров" w:date="2019-05-13T22:09:00Z">
        <w:r w:rsidDel="001D6B41">
          <w:rPr>
            <w:sz w:val="28"/>
            <w:szCs w:val="28"/>
          </w:rPr>
          <w:delText xml:space="preserve">лучше </w:delText>
        </w:r>
      </w:del>
      <w:ins w:id="328" w:author="Николай Федоров" w:date="2019-05-13T22:09:00Z">
        <w:r w:rsidR="001D6B41">
          <w:rPr>
            <w:sz w:val="28"/>
            <w:szCs w:val="28"/>
          </w:rPr>
          <w:t>хуже</w:t>
        </w:r>
        <w:r w:rsidR="001D6B41">
          <w:rPr>
            <w:sz w:val="28"/>
            <w:szCs w:val="28"/>
          </w:rPr>
          <w:t xml:space="preserve"> </w:t>
        </w:r>
      </w:ins>
      <w:r>
        <w:rPr>
          <w:sz w:val="28"/>
          <w:szCs w:val="28"/>
        </w:rPr>
        <w:t xml:space="preserve">первой, так как её ошибка составляет </w:t>
      </w:r>
      <w:del w:id="329" w:author="Николай Федоров" w:date="2019-05-13T22:09:00Z">
        <w:r w:rsidDel="001D6B41">
          <w:rPr>
            <w:sz w:val="28"/>
            <w:szCs w:val="28"/>
          </w:rPr>
          <w:delText>2,8%,</w:delText>
        </w:r>
      </w:del>
      <w:ins w:id="330" w:author="Николай Федоров" w:date="2019-05-13T22:09:00Z">
        <w:r w:rsidR="001D6B41">
          <w:rPr>
            <w:sz w:val="28"/>
            <w:szCs w:val="28"/>
          </w:rPr>
          <w:t>0,084 (8,4%</w:t>
        </w:r>
        <w:proofErr w:type="gramStart"/>
        <w:r w:rsidR="001D6B41">
          <w:rPr>
            <w:sz w:val="28"/>
            <w:szCs w:val="28"/>
          </w:rPr>
          <w:t>)</w:t>
        </w:r>
      </w:ins>
      <w:r>
        <w:rPr>
          <w:sz w:val="28"/>
          <w:szCs w:val="28"/>
        </w:rPr>
        <w:t xml:space="preserve"> в то время как</w:t>
      </w:r>
      <w:proofErr w:type="gramEnd"/>
      <w:r>
        <w:rPr>
          <w:sz w:val="28"/>
          <w:szCs w:val="28"/>
        </w:rPr>
        <w:t xml:space="preserve"> для первой модели </w:t>
      </w:r>
      <w:ins w:id="331" w:author="Николай Федоров" w:date="2019-05-13T22:09:00Z">
        <w:r w:rsidR="001D6B41">
          <w:rPr>
            <w:sz w:val="28"/>
            <w:szCs w:val="28"/>
          </w:rPr>
          <w:t>ошибка составляет 8</w:t>
        </w:r>
      </w:ins>
      <w:del w:id="332" w:author="Николай Федоров" w:date="2019-05-13T22:09:00Z">
        <w:r w:rsidDel="001D6B41">
          <w:rPr>
            <w:sz w:val="28"/>
            <w:szCs w:val="28"/>
          </w:rPr>
          <w:delText>7</w:delText>
        </w:r>
      </w:del>
      <w:r>
        <w:rPr>
          <w:sz w:val="28"/>
          <w:szCs w:val="28"/>
        </w:rPr>
        <w:t>,2%.</w:t>
      </w:r>
    </w:p>
    <w:p w:rsidR="005150B3" w:rsidDel="001D6B41" w:rsidRDefault="005150B3" w:rsidP="001D6B41">
      <w:pPr>
        <w:spacing w:line="276" w:lineRule="auto"/>
        <w:ind w:firstLine="851"/>
        <w:jc w:val="both"/>
        <w:rPr>
          <w:del w:id="333" w:author="Николай Федоров" w:date="2019-05-13T22:10:00Z"/>
          <w:sz w:val="28"/>
          <w:szCs w:val="28"/>
        </w:rPr>
      </w:pPr>
      <w:r>
        <w:rPr>
          <w:sz w:val="28"/>
          <w:szCs w:val="28"/>
        </w:rPr>
        <w:t>Следовательно</w:t>
      </w:r>
      <w:ins w:id="334" w:author="Николай Федоров" w:date="2019-05-13T22:09:00Z">
        <w:r w:rsidR="001D6B41">
          <w:rPr>
            <w:sz w:val="28"/>
            <w:szCs w:val="28"/>
          </w:rPr>
          <w:t xml:space="preserve">, </w:t>
        </w:r>
      </w:ins>
      <w:del w:id="335" w:author="Николай Федоров" w:date="2019-05-13T22:09:00Z">
        <w:r w:rsidDel="001D6B41">
          <w:rPr>
            <w:sz w:val="28"/>
            <w:szCs w:val="28"/>
          </w:rPr>
          <w:delText xml:space="preserve"> </w:delText>
        </w:r>
      </w:del>
      <w:r>
        <w:rPr>
          <w:sz w:val="28"/>
          <w:szCs w:val="28"/>
        </w:rPr>
        <w:t xml:space="preserve">используем </w:t>
      </w:r>
      <w:del w:id="336" w:author="Николай Федоров" w:date="2019-05-13T22:10:00Z">
        <w:r w:rsidDel="001D6B41">
          <w:rPr>
            <w:sz w:val="28"/>
            <w:szCs w:val="28"/>
          </w:rPr>
          <w:delText xml:space="preserve">вторую </w:delText>
        </w:r>
      </w:del>
      <w:ins w:id="337" w:author="Николай Федоров" w:date="2019-05-13T22:10:00Z">
        <w:r w:rsidR="001D6B41">
          <w:rPr>
            <w:sz w:val="28"/>
            <w:szCs w:val="28"/>
          </w:rPr>
          <w:t>первую</w:t>
        </w:r>
        <w:r w:rsidR="001D6B41">
          <w:rPr>
            <w:sz w:val="28"/>
            <w:szCs w:val="28"/>
          </w:rPr>
          <w:t xml:space="preserve"> </w:t>
        </w:r>
      </w:ins>
      <w:r>
        <w:rPr>
          <w:sz w:val="28"/>
          <w:szCs w:val="28"/>
        </w:rPr>
        <w:t xml:space="preserve">модель, чтобы сделать прогноз на два года вперед (8 кварталов). </w:t>
      </w:r>
      <w:del w:id="338" w:author="Николай Федоров" w:date="2019-05-13T22:10:00Z">
        <w:r w:rsidDel="001D6B41">
          <w:rPr>
            <w:sz w:val="28"/>
            <w:szCs w:val="28"/>
          </w:rPr>
          <w:delText>Для этого выбираем (в моем случае 8-ую модель), и выставляем длину проекции равной 48.</w:delText>
        </w:r>
      </w:del>
    </w:p>
    <w:p w:rsidR="005150B3" w:rsidDel="001D6B41" w:rsidRDefault="005150B3" w:rsidP="001D6B41">
      <w:pPr>
        <w:spacing w:line="276" w:lineRule="auto"/>
        <w:ind w:firstLine="851"/>
        <w:jc w:val="both"/>
        <w:rPr>
          <w:del w:id="339" w:author="Николай Федоров" w:date="2019-05-13T22:10:00Z"/>
          <w:sz w:val="28"/>
          <w:szCs w:val="28"/>
        </w:rPr>
        <w:pPrChange w:id="340" w:author="Николай Федоров" w:date="2019-05-13T22:10:00Z">
          <w:pPr>
            <w:spacing w:line="276" w:lineRule="auto"/>
            <w:ind w:firstLine="851"/>
            <w:jc w:val="center"/>
          </w:pPr>
        </w:pPrChange>
      </w:pPr>
      <w:del w:id="341" w:author="Николай Федоров" w:date="2019-05-13T22:10:00Z">
        <w:r w:rsidDel="001D6B41">
          <w:rPr>
            <w:noProof/>
            <w:sz w:val="28"/>
            <w:szCs w:val="28"/>
          </w:rPr>
          <w:drawing>
            <wp:inline distT="0" distB="0" distL="0" distR="0">
              <wp:extent cx="4438650" cy="3853160"/>
              <wp:effectExtent l="19050" t="0" r="0" b="0"/>
              <wp:docPr id="246" name="Рисунок 2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6"/>
                      <pic:cNvPicPr>
                        <a:picLocks noChangeAspect="1" noChangeArrowheads="1"/>
                      </pic:cNvPicPr>
                    </pic:nvPicPr>
                    <pic:blipFill>
                      <a:blip r:embed="rId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38650" cy="3853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5150B3" w:rsidDel="001D6B41" w:rsidRDefault="005150B3" w:rsidP="001D6B41">
      <w:pPr>
        <w:spacing w:line="276" w:lineRule="auto"/>
        <w:ind w:firstLine="851"/>
        <w:jc w:val="both"/>
        <w:rPr>
          <w:del w:id="342" w:author="Николай Федоров" w:date="2019-05-13T22:10:00Z"/>
          <w:sz w:val="28"/>
          <w:szCs w:val="28"/>
        </w:rPr>
        <w:pPrChange w:id="343" w:author="Николай Федоров" w:date="2019-05-13T22:10:00Z">
          <w:pPr>
            <w:spacing w:line="276" w:lineRule="auto"/>
            <w:ind w:firstLine="851"/>
            <w:jc w:val="center"/>
          </w:pPr>
        </w:pPrChange>
      </w:pPr>
      <w:del w:id="344" w:author="Николай Федоров" w:date="2019-05-13T22:10:00Z">
        <w:r w:rsidDel="001D6B41">
          <w:rPr>
            <w:sz w:val="28"/>
            <w:szCs w:val="28"/>
          </w:rPr>
          <w:delText>Рисунок 48. Выбор параметров для прогнозирования</w:delText>
        </w:r>
      </w:del>
    </w:p>
    <w:p w:rsidR="005150B3" w:rsidDel="001D6B41" w:rsidRDefault="00701079" w:rsidP="001D6B41">
      <w:pPr>
        <w:spacing w:line="276" w:lineRule="auto"/>
        <w:ind w:firstLine="851"/>
        <w:jc w:val="both"/>
        <w:rPr>
          <w:del w:id="345" w:author="Николай Федоров" w:date="2019-05-13T22:10:00Z"/>
          <w:sz w:val="28"/>
          <w:szCs w:val="28"/>
        </w:rPr>
      </w:pPr>
      <w:del w:id="346" w:author="Николай Федоров" w:date="2019-05-13T22:10:00Z">
        <w:r w:rsidDel="001D6B41">
          <w:rPr>
            <w:sz w:val="28"/>
            <w:szCs w:val="28"/>
          </w:rPr>
          <w:delText>Теперь</w:delText>
        </w:r>
        <w:r w:rsidRPr="00701079" w:rsidDel="001D6B41">
          <w:rPr>
            <w:sz w:val="28"/>
            <w:szCs w:val="28"/>
          </w:rPr>
          <w:delText xml:space="preserve"> </w:delText>
        </w:r>
        <w:r w:rsidDel="001D6B41">
          <w:rPr>
            <w:sz w:val="28"/>
            <w:szCs w:val="28"/>
          </w:rPr>
          <w:delText>нажимаем</w:delText>
        </w:r>
        <w:r w:rsidRPr="00701079" w:rsidDel="001D6B41">
          <w:rPr>
            <w:sz w:val="28"/>
            <w:szCs w:val="28"/>
          </w:rPr>
          <w:delText xml:space="preserve"> </w:delText>
        </w:r>
        <w:r w:rsidDel="001D6B41">
          <w:rPr>
            <w:sz w:val="28"/>
            <w:szCs w:val="28"/>
            <w:lang w:val="en-US"/>
          </w:rPr>
          <w:delText>Projection</w:delText>
        </w:r>
        <w:r w:rsidRPr="00701079" w:rsidDel="001D6B41">
          <w:rPr>
            <w:sz w:val="28"/>
            <w:szCs w:val="28"/>
          </w:rPr>
          <w:delText xml:space="preserve"> </w:delText>
        </w:r>
        <w:r w:rsidDel="001D6B41">
          <w:rPr>
            <w:sz w:val="28"/>
            <w:szCs w:val="28"/>
            <w:lang w:val="en-US"/>
          </w:rPr>
          <w:delText>graph</w:delText>
        </w:r>
        <w:r w:rsidRPr="00701079" w:rsidDel="001D6B41">
          <w:rPr>
            <w:sz w:val="28"/>
            <w:szCs w:val="28"/>
          </w:rPr>
          <w:delText xml:space="preserve"> </w:delText>
        </w:r>
        <w:r w:rsidDel="001D6B41">
          <w:rPr>
            <w:sz w:val="28"/>
            <w:szCs w:val="28"/>
          </w:rPr>
          <w:delText>и</w:delText>
        </w:r>
        <w:r w:rsidRPr="00701079" w:rsidDel="001D6B41">
          <w:rPr>
            <w:sz w:val="28"/>
            <w:szCs w:val="28"/>
          </w:rPr>
          <w:delText xml:space="preserve"> </w:delText>
        </w:r>
        <w:r w:rsidDel="001D6B41">
          <w:rPr>
            <w:sz w:val="28"/>
            <w:szCs w:val="28"/>
            <w:lang w:val="en-US"/>
          </w:rPr>
          <w:delText>Projection</w:delText>
        </w:r>
        <w:r w:rsidRPr="00701079" w:rsidDel="001D6B41">
          <w:rPr>
            <w:sz w:val="28"/>
            <w:szCs w:val="28"/>
          </w:rPr>
          <w:delText xml:space="preserve"> </w:delText>
        </w:r>
        <w:r w:rsidDel="001D6B41">
          <w:rPr>
            <w:sz w:val="28"/>
            <w:szCs w:val="28"/>
            <w:lang w:val="en-US"/>
          </w:rPr>
          <w:delText>spreadsheet</w:delText>
        </w:r>
        <w:r w:rsidRPr="00701079" w:rsidDel="001D6B41">
          <w:rPr>
            <w:sz w:val="28"/>
            <w:szCs w:val="28"/>
          </w:rPr>
          <w:delText xml:space="preserve"> </w:delText>
        </w:r>
        <w:r w:rsidDel="001D6B41">
          <w:rPr>
            <w:sz w:val="28"/>
            <w:szCs w:val="28"/>
          </w:rPr>
          <w:delText>и</w:delText>
        </w:r>
        <w:r w:rsidRPr="00701079" w:rsidDel="001D6B41">
          <w:rPr>
            <w:sz w:val="28"/>
            <w:szCs w:val="28"/>
          </w:rPr>
          <w:delText xml:space="preserve"> </w:delText>
        </w:r>
        <w:r w:rsidDel="001D6B41">
          <w:rPr>
            <w:sz w:val="28"/>
            <w:szCs w:val="28"/>
          </w:rPr>
          <w:delText>получаем</w:delText>
        </w:r>
        <w:r w:rsidRPr="00701079" w:rsidDel="001D6B41">
          <w:rPr>
            <w:sz w:val="28"/>
            <w:szCs w:val="28"/>
          </w:rPr>
          <w:delText xml:space="preserve"> </w:delText>
        </w:r>
        <w:r w:rsidDel="001D6B41">
          <w:rPr>
            <w:sz w:val="28"/>
            <w:szCs w:val="28"/>
          </w:rPr>
          <w:delText>прогноз на 8 кварталов вперед в графическом и табличном виде.</w:delText>
        </w:r>
      </w:del>
    </w:p>
    <w:p w:rsidR="00701079" w:rsidRPr="001D6B41" w:rsidRDefault="00701079" w:rsidP="001D6B41">
      <w:pPr>
        <w:spacing w:line="276" w:lineRule="auto"/>
        <w:ind w:firstLine="851"/>
        <w:jc w:val="both"/>
        <w:rPr>
          <w:lang w:val="en-US"/>
          <w:rPrChange w:id="347" w:author="Николай Федоров" w:date="2019-05-13T22:12:00Z">
            <w:rPr/>
          </w:rPrChange>
        </w:rPr>
        <w:pPrChange w:id="348" w:author="Николай Федоров" w:date="2019-05-13T22:10:00Z">
          <w:pPr>
            <w:spacing w:line="276" w:lineRule="auto"/>
            <w:ind w:firstLine="851"/>
            <w:jc w:val="center"/>
          </w:pPr>
        </w:pPrChange>
      </w:pPr>
      <w:del w:id="349" w:author="Николай Федоров" w:date="2019-05-13T22:10:00Z">
        <w:r w:rsidDel="001D6B41">
          <w:object w:dxaOrig="6067" w:dyaOrig="4560">
            <v:shape id="_x0000_i1036" type="#_x0000_t75" style="width:303.45pt;height:228pt" o:ole="">
              <v:imagedata r:id="rId83" o:title=""/>
            </v:shape>
            <o:OLEObject Type="Embed" ProgID="STATISTICA.Graph" ShapeID="_x0000_i1036" DrawAspect="Content" ObjectID="_1619292103" r:id="rId84">
              <o:FieldCodes>\s</o:FieldCodes>
            </o:OLEObject>
          </w:object>
        </w:r>
      </w:del>
    </w:p>
    <w:p w:rsidR="0074140D" w:rsidRDefault="0074140D" w:rsidP="00BD1AF9">
      <w:pPr>
        <w:spacing w:line="276" w:lineRule="auto"/>
        <w:ind w:firstLine="851"/>
        <w:jc w:val="center"/>
      </w:pPr>
      <w:r>
        <w:rPr>
          <w:noProof/>
        </w:rPr>
        <w:drawing>
          <wp:inline distT="0" distB="0" distL="0" distR="0" wp14:anchorId="1CB30857" wp14:editId="393B433E">
            <wp:extent cx="5149215" cy="389645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56676" cy="39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79" w:rsidRDefault="00701079" w:rsidP="00BD1AF9">
      <w:pPr>
        <w:spacing w:line="276" w:lineRule="auto"/>
        <w:ind w:firstLine="851"/>
        <w:jc w:val="center"/>
      </w:pPr>
      <w:r>
        <w:t>Рисунок 49. График проекции</w:t>
      </w:r>
    </w:p>
    <w:p w:rsidR="00701079" w:rsidRDefault="00701079" w:rsidP="00BD1AF9">
      <w:pPr>
        <w:spacing w:line="276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2219325" cy="2667000"/>
            <wp:effectExtent l="1905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AF9" w:rsidRDefault="00BD1AF9" w:rsidP="00BD1AF9">
      <w:pPr>
        <w:spacing w:line="276" w:lineRule="auto"/>
        <w:ind w:firstLine="851"/>
        <w:jc w:val="center"/>
      </w:pPr>
      <w:r>
        <w:t>Рисунок 50. Полученные прогнозируемые значения</w:t>
      </w:r>
    </w:p>
    <w:p w:rsidR="00BD1AF9" w:rsidRPr="00BD1AF9" w:rsidRDefault="00BD1AF9" w:rsidP="00BD1AF9">
      <w:pPr>
        <w:spacing w:line="276" w:lineRule="auto"/>
        <w:ind w:firstLine="851"/>
        <w:jc w:val="center"/>
        <w:rPr>
          <w:sz w:val="28"/>
          <w:szCs w:val="28"/>
        </w:rPr>
      </w:pPr>
    </w:p>
    <w:p w:rsidR="00BD1AF9" w:rsidRDefault="00BD1AF9" w:rsidP="00BD1AF9">
      <w:pPr>
        <w:spacing w:line="276" w:lineRule="auto"/>
        <w:ind w:firstLine="851"/>
        <w:jc w:val="both"/>
        <w:rPr>
          <w:sz w:val="28"/>
          <w:szCs w:val="28"/>
        </w:rPr>
      </w:pPr>
      <w:r w:rsidRPr="00BD1AF9">
        <w:rPr>
          <w:sz w:val="28"/>
          <w:szCs w:val="28"/>
        </w:rPr>
        <w:t>Теперь сравним данные значения с теми, которые были получены в Лабораторной работе №1 на основе метода экспоненциального сглаживания.</w:t>
      </w:r>
    </w:p>
    <w:p w:rsidR="00BD1AF9" w:rsidRPr="00BD1AF9" w:rsidRDefault="00BD1AF9" w:rsidP="00BD1AF9">
      <w:pPr>
        <w:spacing w:line="276" w:lineRule="auto"/>
        <w:ind w:firstLine="851"/>
        <w:jc w:val="center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1"/>
        <w:gridCol w:w="3053"/>
        <w:gridCol w:w="2616"/>
      </w:tblGrid>
      <w:tr w:rsidR="00BD1AF9" w:rsidRPr="00BD1AF9" w:rsidTr="00BD1AF9">
        <w:tc>
          <w:tcPr>
            <w:tcW w:w="1951" w:type="dxa"/>
          </w:tcPr>
          <w:p w:rsidR="00BD1AF9" w:rsidRPr="00BD1AF9" w:rsidRDefault="00BD1AF9" w:rsidP="00BD1AF9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Период</w:t>
            </w:r>
          </w:p>
        </w:tc>
        <w:tc>
          <w:tcPr>
            <w:tcW w:w="3053" w:type="dxa"/>
          </w:tcPr>
          <w:p w:rsidR="00BD1AF9" w:rsidRPr="00BD1AF9" w:rsidRDefault="00BD1AF9" w:rsidP="00BD1AF9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Экспоненциальное сглаживание</w:t>
            </w:r>
          </w:p>
        </w:tc>
        <w:tc>
          <w:tcPr>
            <w:tcW w:w="2616" w:type="dxa"/>
          </w:tcPr>
          <w:p w:rsidR="00BD1AF9" w:rsidRPr="00BD1AF9" w:rsidRDefault="00BD1AF9" w:rsidP="00BD1AF9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Нейронные сети</w:t>
            </w:r>
          </w:p>
        </w:tc>
      </w:tr>
      <w:tr w:rsidR="0074140D" w:rsidRPr="00BD1AF9" w:rsidTr="00B61D4E">
        <w:tc>
          <w:tcPr>
            <w:tcW w:w="1951" w:type="dxa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I 2007</w:t>
            </w:r>
          </w:p>
        </w:tc>
        <w:tc>
          <w:tcPr>
            <w:tcW w:w="3053" w:type="dxa"/>
            <w:vAlign w:val="center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color w:val="000000"/>
                <w:sz w:val="28"/>
                <w:szCs w:val="28"/>
              </w:rPr>
              <w:t>522,4472</w:t>
            </w:r>
          </w:p>
        </w:tc>
        <w:tc>
          <w:tcPr>
            <w:tcW w:w="2616" w:type="dxa"/>
            <w:vAlign w:val="center"/>
          </w:tcPr>
          <w:p w:rsidR="0074140D" w:rsidRDefault="0074140D" w:rsidP="0074140D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509,6629</w:t>
            </w:r>
          </w:p>
        </w:tc>
      </w:tr>
      <w:tr w:rsidR="0074140D" w:rsidRPr="00BD1AF9" w:rsidTr="00B61D4E">
        <w:tc>
          <w:tcPr>
            <w:tcW w:w="1951" w:type="dxa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II 2007</w:t>
            </w:r>
          </w:p>
        </w:tc>
        <w:tc>
          <w:tcPr>
            <w:tcW w:w="3053" w:type="dxa"/>
            <w:vAlign w:val="center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color w:val="000000"/>
                <w:sz w:val="28"/>
                <w:szCs w:val="28"/>
              </w:rPr>
              <w:t>559,1767</w:t>
            </w:r>
          </w:p>
        </w:tc>
        <w:tc>
          <w:tcPr>
            <w:tcW w:w="2616" w:type="dxa"/>
            <w:vAlign w:val="center"/>
          </w:tcPr>
          <w:p w:rsidR="0074140D" w:rsidRDefault="0074140D" w:rsidP="0074140D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514,1797</w:t>
            </w:r>
          </w:p>
        </w:tc>
      </w:tr>
      <w:tr w:rsidR="0074140D" w:rsidRPr="00BD1AF9" w:rsidTr="00B61D4E">
        <w:tc>
          <w:tcPr>
            <w:tcW w:w="1951" w:type="dxa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III 2007</w:t>
            </w:r>
          </w:p>
        </w:tc>
        <w:tc>
          <w:tcPr>
            <w:tcW w:w="3053" w:type="dxa"/>
            <w:vAlign w:val="center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color w:val="000000"/>
                <w:sz w:val="28"/>
                <w:szCs w:val="28"/>
              </w:rPr>
              <w:t>586,7978</w:t>
            </w:r>
          </w:p>
        </w:tc>
        <w:tc>
          <w:tcPr>
            <w:tcW w:w="2616" w:type="dxa"/>
            <w:vAlign w:val="center"/>
          </w:tcPr>
          <w:p w:rsidR="0074140D" w:rsidRDefault="0074140D" w:rsidP="0074140D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500,4743</w:t>
            </w:r>
          </w:p>
        </w:tc>
      </w:tr>
      <w:tr w:rsidR="0074140D" w:rsidRPr="00BD1AF9" w:rsidTr="00B61D4E">
        <w:tc>
          <w:tcPr>
            <w:tcW w:w="1951" w:type="dxa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IV 2007</w:t>
            </w:r>
          </w:p>
        </w:tc>
        <w:tc>
          <w:tcPr>
            <w:tcW w:w="3053" w:type="dxa"/>
            <w:vAlign w:val="center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color w:val="000000"/>
                <w:sz w:val="28"/>
                <w:szCs w:val="28"/>
              </w:rPr>
              <w:t>548,0917</w:t>
            </w:r>
          </w:p>
        </w:tc>
        <w:tc>
          <w:tcPr>
            <w:tcW w:w="2616" w:type="dxa"/>
            <w:vAlign w:val="center"/>
          </w:tcPr>
          <w:p w:rsidR="0074140D" w:rsidRDefault="0074140D" w:rsidP="0074140D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497,7515</w:t>
            </w:r>
          </w:p>
        </w:tc>
      </w:tr>
      <w:tr w:rsidR="0074140D" w:rsidRPr="00BD1AF9" w:rsidTr="00B61D4E">
        <w:tc>
          <w:tcPr>
            <w:tcW w:w="1951" w:type="dxa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I 2008</w:t>
            </w:r>
          </w:p>
        </w:tc>
        <w:tc>
          <w:tcPr>
            <w:tcW w:w="3053" w:type="dxa"/>
            <w:vAlign w:val="center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color w:val="000000"/>
                <w:sz w:val="28"/>
                <w:szCs w:val="28"/>
              </w:rPr>
              <w:t>573,6160</w:t>
            </w:r>
          </w:p>
        </w:tc>
        <w:tc>
          <w:tcPr>
            <w:tcW w:w="2616" w:type="dxa"/>
            <w:vAlign w:val="center"/>
          </w:tcPr>
          <w:p w:rsidR="0074140D" w:rsidRDefault="0074140D" w:rsidP="0074140D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508,6560</w:t>
            </w:r>
          </w:p>
        </w:tc>
      </w:tr>
      <w:tr w:rsidR="0074140D" w:rsidRPr="00BD1AF9" w:rsidTr="00B61D4E">
        <w:tc>
          <w:tcPr>
            <w:tcW w:w="1951" w:type="dxa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II 2008</w:t>
            </w:r>
          </w:p>
        </w:tc>
        <w:tc>
          <w:tcPr>
            <w:tcW w:w="3053" w:type="dxa"/>
            <w:vAlign w:val="center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color w:val="000000"/>
                <w:sz w:val="28"/>
                <w:szCs w:val="28"/>
              </w:rPr>
              <w:t>610,3455</w:t>
            </w:r>
          </w:p>
        </w:tc>
        <w:tc>
          <w:tcPr>
            <w:tcW w:w="2616" w:type="dxa"/>
            <w:vAlign w:val="center"/>
          </w:tcPr>
          <w:p w:rsidR="0074140D" w:rsidRDefault="0074140D" w:rsidP="0074140D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510,0674</w:t>
            </w:r>
          </w:p>
        </w:tc>
      </w:tr>
      <w:tr w:rsidR="0074140D" w:rsidRPr="00BD1AF9" w:rsidTr="00B61D4E">
        <w:tc>
          <w:tcPr>
            <w:tcW w:w="1951" w:type="dxa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III 2008</w:t>
            </w:r>
          </w:p>
        </w:tc>
        <w:tc>
          <w:tcPr>
            <w:tcW w:w="3053" w:type="dxa"/>
            <w:vAlign w:val="center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color w:val="000000"/>
                <w:sz w:val="28"/>
                <w:szCs w:val="28"/>
              </w:rPr>
              <w:t>637,9666</w:t>
            </w:r>
          </w:p>
        </w:tc>
        <w:tc>
          <w:tcPr>
            <w:tcW w:w="2616" w:type="dxa"/>
            <w:vAlign w:val="center"/>
          </w:tcPr>
          <w:p w:rsidR="0074140D" w:rsidRDefault="0074140D" w:rsidP="0074140D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503,0847</w:t>
            </w:r>
          </w:p>
        </w:tc>
      </w:tr>
      <w:tr w:rsidR="0074140D" w:rsidRPr="00BD1AF9" w:rsidTr="00B61D4E">
        <w:tc>
          <w:tcPr>
            <w:tcW w:w="1951" w:type="dxa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sz w:val="28"/>
                <w:szCs w:val="28"/>
              </w:rPr>
              <w:t>IV 2008</w:t>
            </w:r>
          </w:p>
        </w:tc>
        <w:tc>
          <w:tcPr>
            <w:tcW w:w="3053" w:type="dxa"/>
            <w:vAlign w:val="center"/>
          </w:tcPr>
          <w:p w:rsidR="0074140D" w:rsidRPr="00BD1AF9" w:rsidRDefault="0074140D" w:rsidP="0074140D">
            <w:pPr>
              <w:jc w:val="center"/>
              <w:rPr>
                <w:sz w:val="28"/>
                <w:szCs w:val="28"/>
              </w:rPr>
            </w:pPr>
            <w:r w:rsidRPr="00BD1AF9">
              <w:rPr>
                <w:color w:val="000000"/>
                <w:sz w:val="28"/>
                <w:szCs w:val="28"/>
              </w:rPr>
              <w:t>599,2605</w:t>
            </w:r>
          </w:p>
        </w:tc>
        <w:tc>
          <w:tcPr>
            <w:tcW w:w="2616" w:type="dxa"/>
            <w:vAlign w:val="center"/>
          </w:tcPr>
          <w:p w:rsidR="0074140D" w:rsidRDefault="0074140D" w:rsidP="0074140D">
            <w:pPr>
              <w:jc w:val="right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502,5841</w:t>
            </w:r>
          </w:p>
        </w:tc>
      </w:tr>
    </w:tbl>
    <w:p w:rsidR="00BD1AF9" w:rsidRPr="00BD1AF9" w:rsidRDefault="00BD1AF9" w:rsidP="00BD1AF9">
      <w:pPr>
        <w:spacing w:line="276" w:lineRule="auto"/>
        <w:ind w:firstLine="851"/>
        <w:jc w:val="both"/>
        <w:rPr>
          <w:sz w:val="28"/>
          <w:szCs w:val="28"/>
        </w:rPr>
      </w:pPr>
    </w:p>
    <w:p w:rsidR="008E351F" w:rsidRDefault="00BD1AF9" w:rsidP="005150B3">
      <w:pPr>
        <w:spacing w:line="276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Видим</w:t>
      </w:r>
      <w:proofErr w:type="gramEnd"/>
      <w:r>
        <w:rPr>
          <w:sz w:val="28"/>
          <w:szCs w:val="28"/>
        </w:rPr>
        <w:t xml:space="preserve"> что значения разнятся не существенно. Разница заметна лишь в 3-ем квартале в каждом году.</w:t>
      </w:r>
    </w:p>
    <w:p w:rsidR="00BC7FE9" w:rsidRDefault="00BC7FE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C7FE9" w:rsidRPr="00C31C71" w:rsidRDefault="00BC7FE9" w:rsidP="00BC7FE9">
      <w:pPr>
        <w:autoSpaceDE w:val="0"/>
        <w:autoSpaceDN w:val="0"/>
        <w:adjustRightInd w:val="0"/>
        <w:jc w:val="center"/>
        <w:rPr>
          <w:b/>
          <w:bCs/>
          <w:sz w:val="32"/>
          <w:szCs w:val="32"/>
        </w:rPr>
      </w:pPr>
      <w:r w:rsidRPr="00C31C71">
        <w:rPr>
          <w:b/>
          <w:bCs/>
          <w:sz w:val="32"/>
          <w:szCs w:val="32"/>
        </w:rPr>
        <w:lastRenderedPageBreak/>
        <w:t>Приложение А</w:t>
      </w:r>
    </w:p>
    <w:p w:rsidR="00BC7FE9" w:rsidRPr="00C31C71" w:rsidRDefault="00BC7FE9" w:rsidP="00BC7FE9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C31C71">
        <w:rPr>
          <w:b/>
          <w:bCs/>
          <w:sz w:val="28"/>
          <w:szCs w:val="28"/>
        </w:rPr>
        <w:t>(Обязательное)</w:t>
      </w:r>
    </w:p>
    <w:p w:rsidR="00BC7FE9" w:rsidRDefault="00BC7FE9" w:rsidP="00BC7FE9">
      <w:pPr>
        <w:autoSpaceDE w:val="0"/>
        <w:autoSpaceDN w:val="0"/>
        <w:adjustRightInd w:val="0"/>
        <w:rPr>
          <w:sz w:val="28"/>
          <w:szCs w:val="28"/>
        </w:rPr>
      </w:pPr>
    </w:p>
    <w:p w:rsidR="00BC7FE9" w:rsidRPr="008E54EA" w:rsidRDefault="00BC7FE9" w:rsidP="00BC7FE9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8E54EA">
        <w:rPr>
          <w:b/>
          <w:sz w:val="28"/>
          <w:szCs w:val="28"/>
        </w:rPr>
        <w:t>Исходные данные для анализа</w:t>
      </w:r>
    </w:p>
    <w:p w:rsidR="00BC7FE9" w:rsidRPr="00C31C71" w:rsidRDefault="00BC7FE9" w:rsidP="00BC7FE9">
      <w:pPr>
        <w:autoSpaceDE w:val="0"/>
        <w:autoSpaceDN w:val="0"/>
        <w:adjustRightInd w:val="0"/>
        <w:rPr>
          <w:sz w:val="28"/>
          <w:szCs w:val="28"/>
        </w:rPr>
      </w:pPr>
    </w:p>
    <w:p w:rsidR="00BC7FE9" w:rsidRDefault="00BC7FE9" w:rsidP="00BC7FE9">
      <w:pPr>
        <w:pStyle w:val="a6"/>
        <w:tabs>
          <w:tab w:val="left" w:pos="1260"/>
        </w:tabs>
        <w:jc w:val="both"/>
        <w:rPr>
          <w:szCs w:val="28"/>
        </w:rPr>
      </w:pPr>
      <w:r>
        <w:rPr>
          <w:szCs w:val="28"/>
        </w:rPr>
        <w:t>Таблица А.1</w:t>
      </w:r>
      <w:r w:rsidRPr="00C31C71">
        <w:rPr>
          <w:szCs w:val="28"/>
        </w:rPr>
        <w:t xml:space="preserve"> – Выборочные данные</w:t>
      </w:r>
      <w:r>
        <w:rPr>
          <w:szCs w:val="28"/>
        </w:rPr>
        <w:t xml:space="preserve"> по курсам ценных бумаг</w:t>
      </w:r>
    </w:p>
    <w:p w:rsidR="00BC7FE9" w:rsidRPr="00C31C71" w:rsidRDefault="00BC7FE9" w:rsidP="00BC7FE9">
      <w:pPr>
        <w:pStyle w:val="a6"/>
        <w:tabs>
          <w:tab w:val="left" w:pos="1260"/>
        </w:tabs>
        <w:jc w:val="both"/>
        <w:rPr>
          <w:szCs w:val="28"/>
        </w:rPr>
      </w:pPr>
    </w:p>
    <w:tbl>
      <w:tblPr>
        <w:tblW w:w="10328" w:type="dxa"/>
        <w:tblInd w:w="-720" w:type="dxa"/>
        <w:tblLook w:val="0000" w:firstRow="0" w:lastRow="0" w:firstColumn="0" w:lastColumn="0" w:noHBand="0" w:noVBand="0"/>
      </w:tblPr>
      <w:tblGrid>
        <w:gridCol w:w="1269"/>
        <w:gridCol w:w="960"/>
        <w:gridCol w:w="996"/>
        <w:gridCol w:w="960"/>
        <w:gridCol w:w="960"/>
        <w:gridCol w:w="696"/>
        <w:gridCol w:w="960"/>
        <w:gridCol w:w="960"/>
        <w:gridCol w:w="696"/>
        <w:gridCol w:w="960"/>
        <w:gridCol w:w="911"/>
      </w:tblGrid>
      <w:tr w:rsidR="00BC7FE9" w:rsidRPr="00C72810" w:rsidTr="00B61D4E">
        <w:trPr>
          <w:trHeight w:val="255"/>
        </w:trPr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Кварталы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x1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x2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x3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x4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x5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x6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x7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x8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x9</w:t>
            </w:r>
          </w:p>
        </w:tc>
        <w:tc>
          <w:tcPr>
            <w:tcW w:w="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x10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1997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37,26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17,92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48,73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17,69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73,20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73,20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239,11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22,06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1997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73,11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32,58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84,55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30,95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93,77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60,00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232,83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34,16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1997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38,93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51,36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45,76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33,72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99,17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46,50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210,83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32,29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1997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70,39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113,09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60,38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32,16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64,40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70,20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262,04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-29,99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1998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10,99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137,24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35,70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93,02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123,83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54,40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227,14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2,23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1998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66,99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151,01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87,01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86,57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64,98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52,00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245,74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-0,14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1998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64,81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157,07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85,94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101,94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150,11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49,10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233,99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-1,09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1998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107,93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236,49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143,51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118,75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110,68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76,00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237,94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20,97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1999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45,85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223,48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33,28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106,07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113,11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63,20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233,33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6,43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1999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99,16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282,30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133,64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124,24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110,92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57,90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234,13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13,29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1999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87,87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284,93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112,82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125,72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72,66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72,66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315,21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10,61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1999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88,45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328,65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72,74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126,31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95,85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91,20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212,45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1,20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63,85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406,55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103,65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134,17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119,01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78,90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211,86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14,68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105,66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367,87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124,23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157,67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114,24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72,80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266,59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4,43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105,62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370,08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124,49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173,40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120,64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66,70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249,84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-4,29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129,29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430,08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170,27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158,34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86,98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100,00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295,14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-28,64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2001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132,70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395,57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161,13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230,67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135,56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89,50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249,39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15,39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2001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137,93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428,27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181,21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235,01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132,91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72,80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292,30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-23,44</w:t>
            </w:r>
          </w:p>
        </w:tc>
      </w:tr>
      <w:tr w:rsidR="00BC7FE9" w:rsidRPr="00C72810" w:rsidTr="00B61D4E">
        <w:trPr>
          <w:trHeight w:val="16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2001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137,84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490,12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150,95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213,47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121,16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93,90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262,41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5,84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2001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158,59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502,39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197,75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285,03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112,34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112,34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311,71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30,60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2002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154,43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528,37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176,88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199,19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119,13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102,60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272,09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46,37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2002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174,30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592,22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199,82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268,18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126,83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86,80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256,52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24,95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2002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183,70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594,53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244,20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287,37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102,94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102,94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286,45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-0,86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2002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162,16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599,75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189,02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292,67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112,14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128,90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272,77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28,89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2003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191,31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625,82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208,40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307,94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138,96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111,40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260,80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28,40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2003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226,16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681,13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211,19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310,86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103,24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93,00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316,45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31,72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2003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262,08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731,02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258,91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347,52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160,03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116,70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303,12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31,21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2003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291,44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694,18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321,57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355,10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138,28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138,28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355,63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23,02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2004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272,92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745,36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293,26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357,05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98,78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116,00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354,30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12,64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2004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302,23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790,22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333,60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348,87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149,00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104,00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380,25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13,69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2004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323,66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772,85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283,81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389,70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124,27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124,27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362,29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-4,33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2004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382,30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869,02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375,38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383,26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383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148,74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148,74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402,19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13,62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2005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377,94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871,44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363,82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402,61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142,25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93,00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368,14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46,50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2005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409,12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878,85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404,27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432,87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170,11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86,80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375,11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10,23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2005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418,23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898,02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434,47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432,19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157,76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104,00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403,62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-5,08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2005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475,85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932,06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482,71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426,01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133,88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153,50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446,38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-4,35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 2006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452,06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938,44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479,89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468,04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154,38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124,60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407,30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13,92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 2006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528,85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944,70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542,70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470,03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141,17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100,00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431,81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13,03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III 2006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561,82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1013,30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589,11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483,11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158,00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136,80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502,04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78,10</w:t>
            </w:r>
          </w:p>
        </w:tc>
      </w:tr>
      <w:tr w:rsidR="00BC7FE9" w:rsidRPr="00C72810" w:rsidTr="00B61D4E">
        <w:trPr>
          <w:trHeight w:val="255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IV 2006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582,46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1052,46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607,87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495,30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>
              <w:t>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178,50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185,10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jc w:val="center"/>
            </w:pPr>
            <w:r w:rsidRPr="00C72810">
              <w:t>487,48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7FE9" w:rsidRPr="00C72810" w:rsidRDefault="00BC7FE9" w:rsidP="00B61D4E">
            <w:pPr>
              <w:ind w:left="-45"/>
              <w:jc w:val="center"/>
            </w:pPr>
            <w:r w:rsidRPr="00C72810">
              <w:t>11,39</w:t>
            </w:r>
          </w:p>
        </w:tc>
      </w:tr>
    </w:tbl>
    <w:p w:rsidR="00C81130" w:rsidRDefault="00C81130" w:rsidP="00C81130">
      <w:pPr>
        <w:ind w:firstLine="720"/>
        <w:jc w:val="both"/>
        <w:rPr>
          <w:sz w:val="28"/>
          <w:szCs w:val="28"/>
        </w:rPr>
      </w:pP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</w:t>
      </w:r>
      <w:r w:rsidRPr="00440F6B">
        <w:rPr>
          <w:sz w:val="28"/>
          <w:szCs w:val="28"/>
        </w:rPr>
        <w:t xml:space="preserve">1 - численность занятого в экономике населения, </w:t>
      </w:r>
      <w:proofErr w:type="gramStart"/>
      <w:r w:rsidRPr="00440F6B">
        <w:rPr>
          <w:sz w:val="28"/>
          <w:szCs w:val="28"/>
        </w:rPr>
        <w:t>тыс.человек</w:t>
      </w:r>
      <w:proofErr w:type="gramEnd"/>
      <w:r>
        <w:rPr>
          <w:sz w:val="28"/>
          <w:szCs w:val="28"/>
        </w:rPr>
        <w:t>;</w:t>
      </w: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440F6B">
        <w:rPr>
          <w:sz w:val="28"/>
          <w:szCs w:val="28"/>
        </w:rPr>
        <w:t xml:space="preserve">2 - общая численность безработных (на конец периода), </w:t>
      </w:r>
      <w:proofErr w:type="gramStart"/>
      <w:r w:rsidRPr="00440F6B">
        <w:rPr>
          <w:sz w:val="28"/>
          <w:szCs w:val="28"/>
        </w:rPr>
        <w:t>тыс.человек</w:t>
      </w:r>
      <w:proofErr w:type="gramEnd"/>
      <w:r>
        <w:rPr>
          <w:sz w:val="28"/>
          <w:szCs w:val="28"/>
        </w:rPr>
        <w:t>;</w:t>
      </w: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440F6B">
        <w:rPr>
          <w:sz w:val="28"/>
          <w:szCs w:val="28"/>
        </w:rPr>
        <w:t xml:space="preserve">3 - численность официально зарегистрированных в службе занятости безработных (на конец периода), </w:t>
      </w:r>
      <w:proofErr w:type="gramStart"/>
      <w:r w:rsidRPr="00440F6B">
        <w:rPr>
          <w:sz w:val="28"/>
          <w:szCs w:val="28"/>
        </w:rPr>
        <w:t>тыс.человек</w:t>
      </w:r>
      <w:proofErr w:type="gramEnd"/>
      <w:r>
        <w:rPr>
          <w:sz w:val="28"/>
          <w:szCs w:val="28"/>
        </w:rPr>
        <w:t>;</w:t>
      </w: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440F6B">
        <w:rPr>
          <w:sz w:val="28"/>
          <w:szCs w:val="28"/>
        </w:rPr>
        <w:t>4 - из них получают пособие по безработице</w:t>
      </w:r>
      <w:r>
        <w:rPr>
          <w:sz w:val="28"/>
          <w:szCs w:val="28"/>
        </w:rPr>
        <w:t>;</w:t>
      </w:r>
      <w:r w:rsidRPr="00440F6B">
        <w:rPr>
          <w:sz w:val="28"/>
          <w:szCs w:val="28"/>
        </w:rPr>
        <w:t xml:space="preserve">    </w:t>
      </w: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440F6B">
        <w:rPr>
          <w:sz w:val="28"/>
          <w:szCs w:val="28"/>
        </w:rPr>
        <w:t>5 - численность граждан, незанятых трудовой деятельностью, состоящих в службе занятости, человек</w:t>
      </w:r>
      <w:r>
        <w:rPr>
          <w:sz w:val="28"/>
          <w:szCs w:val="28"/>
        </w:rPr>
        <w:t>;</w:t>
      </w: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440F6B">
        <w:rPr>
          <w:sz w:val="28"/>
          <w:szCs w:val="28"/>
        </w:rPr>
        <w:t>6 - потребность предприятия в работниках, заявленная в службу занятости, человек</w:t>
      </w:r>
      <w:r>
        <w:rPr>
          <w:sz w:val="28"/>
          <w:szCs w:val="28"/>
        </w:rPr>
        <w:t>;</w:t>
      </w: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440F6B">
        <w:rPr>
          <w:sz w:val="28"/>
          <w:szCs w:val="28"/>
        </w:rPr>
        <w:t>7 - нагрузка незанятого населения на одну заявленную вакансию</w:t>
      </w:r>
      <w:r>
        <w:rPr>
          <w:sz w:val="28"/>
          <w:szCs w:val="28"/>
        </w:rPr>
        <w:t>;</w:t>
      </w: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440F6B">
        <w:rPr>
          <w:sz w:val="28"/>
          <w:szCs w:val="28"/>
        </w:rPr>
        <w:t>8 -</w:t>
      </w:r>
      <w:r>
        <w:rPr>
          <w:sz w:val="28"/>
          <w:szCs w:val="28"/>
        </w:rPr>
        <w:t xml:space="preserve"> номинальная среднемесячная зар</w:t>
      </w:r>
      <w:r w:rsidRPr="00440F6B">
        <w:rPr>
          <w:sz w:val="28"/>
          <w:szCs w:val="28"/>
        </w:rPr>
        <w:t>плата на 1 работника, руб</w:t>
      </w:r>
      <w:r>
        <w:rPr>
          <w:sz w:val="28"/>
          <w:szCs w:val="28"/>
        </w:rPr>
        <w:t>.;</w:t>
      </w: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440F6B">
        <w:rPr>
          <w:sz w:val="28"/>
          <w:szCs w:val="28"/>
        </w:rPr>
        <w:t xml:space="preserve">9 - среднемесячные денежные доходы в расчете на душу населения, </w:t>
      </w:r>
      <w:proofErr w:type="gramStart"/>
      <w:r w:rsidRPr="00440F6B">
        <w:rPr>
          <w:sz w:val="28"/>
          <w:szCs w:val="28"/>
        </w:rPr>
        <w:t>тыс.рублей</w:t>
      </w:r>
      <w:proofErr w:type="gramEnd"/>
      <w:r>
        <w:rPr>
          <w:sz w:val="28"/>
          <w:szCs w:val="28"/>
        </w:rPr>
        <w:t>;</w:t>
      </w:r>
    </w:p>
    <w:p w:rsidR="00C81130" w:rsidRDefault="00C81130" w:rsidP="00C811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440F6B">
        <w:rPr>
          <w:sz w:val="28"/>
          <w:szCs w:val="28"/>
        </w:rPr>
        <w:t>10 - число выбывших, человек</w:t>
      </w:r>
      <w:r>
        <w:rPr>
          <w:sz w:val="28"/>
          <w:szCs w:val="28"/>
        </w:rPr>
        <w:t>.</w:t>
      </w:r>
    </w:p>
    <w:p w:rsidR="00701079" w:rsidRPr="00701079" w:rsidRDefault="00701079" w:rsidP="005150B3">
      <w:pPr>
        <w:spacing w:line="276" w:lineRule="auto"/>
        <w:ind w:firstLine="851"/>
        <w:jc w:val="both"/>
        <w:rPr>
          <w:sz w:val="28"/>
          <w:szCs w:val="28"/>
        </w:rPr>
      </w:pPr>
    </w:p>
    <w:sectPr w:rsidR="00701079" w:rsidRPr="00701079" w:rsidSect="00C55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45C1E"/>
    <w:multiLevelType w:val="hybridMultilevel"/>
    <w:tmpl w:val="D8B64420"/>
    <w:lvl w:ilvl="0" w:tplc="9D4C1CF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lfaen" w:eastAsia="Times New Roman" w:hAnsi="Sylfae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C2BB1"/>
    <w:multiLevelType w:val="hybridMultilevel"/>
    <w:tmpl w:val="1BD6340A"/>
    <w:lvl w:ilvl="0" w:tplc="5F98E1C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Николай Федоров">
    <w15:presenceInfo w15:providerId="None" w15:userId="Николай Федор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7FB"/>
    <w:rsid w:val="00065A24"/>
    <w:rsid w:val="000C3CD3"/>
    <w:rsid w:val="001073E1"/>
    <w:rsid w:val="0011267A"/>
    <w:rsid w:val="001D6B41"/>
    <w:rsid w:val="0024011E"/>
    <w:rsid w:val="00263EA1"/>
    <w:rsid w:val="0027356E"/>
    <w:rsid w:val="002847FB"/>
    <w:rsid w:val="00286A60"/>
    <w:rsid w:val="002F4ADB"/>
    <w:rsid w:val="00320275"/>
    <w:rsid w:val="00326F06"/>
    <w:rsid w:val="00390309"/>
    <w:rsid w:val="0042367A"/>
    <w:rsid w:val="0043121D"/>
    <w:rsid w:val="0044084F"/>
    <w:rsid w:val="00452AA2"/>
    <w:rsid w:val="00472A81"/>
    <w:rsid w:val="005150B3"/>
    <w:rsid w:val="00571AE3"/>
    <w:rsid w:val="005A22F4"/>
    <w:rsid w:val="00631FF1"/>
    <w:rsid w:val="00633801"/>
    <w:rsid w:val="00701079"/>
    <w:rsid w:val="00704914"/>
    <w:rsid w:val="0071085A"/>
    <w:rsid w:val="00713A1E"/>
    <w:rsid w:val="0074140D"/>
    <w:rsid w:val="007A358B"/>
    <w:rsid w:val="007D3CDC"/>
    <w:rsid w:val="007F4E0F"/>
    <w:rsid w:val="008D5656"/>
    <w:rsid w:val="008E351F"/>
    <w:rsid w:val="00A219F4"/>
    <w:rsid w:val="00A77B8B"/>
    <w:rsid w:val="00AB7C0D"/>
    <w:rsid w:val="00AC53DE"/>
    <w:rsid w:val="00B1062E"/>
    <w:rsid w:val="00B61D4E"/>
    <w:rsid w:val="00BC7FE9"/>
    <w:rsid w:val="00BD1AF9"/>
    <w:rsid w:val="00BF76B3"/>
    <w:rsid w:val="00C02CFB"/>
    <w:rsid w:val="00C34F54"/>
    <w:rsid w:val="00C55ED1"/>
    <w:rsid w:val="00C81130"/>
    <w:rsid w:val="00CF36DD"/>
    <w:rsid w:val="00DF300B"/>
    <w:rsid w:val="00E063F8"/>
    <w:rsid w:val="00F25662"/>
    <w:rsid w:val="00F54C7D"/>
    <w:rsid w:val="00F9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E710F"/>
  <w15:docId w15:val="{09FB0252-942B-4A2E-9520-A829876C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47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3CD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3CD3"/>
    <w:rPr>
      <w:rFonts w:ascii="Tahoma" w:eastAsia="Times New Roman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BD1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"/>
    <w:link w:val="a7"/>
    <w:rsid w:val="00BC7FE9"/>
    <w:rPr>
      <w:sz w:val="28"/>
    </w:rPr>
  </w:style>
  <w:style w:type="character" w:customStyle="1" w:styleId="a7">
    <w:name w:val="Основной текст Знак"/>
    <w:basedOn w:val="a0"/>
    <w:link w:val="a6"/>
    <w:rsid w:val="00BC7FE9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5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oleObject" Target="embeddings/oleObject4.bin"/><Relationship Id="rId42" Type="http://schemas.openxmlformats.org/officeDocument/2006/relationships/image" Target="media/image31.png"/><Relationship Id="rId47" Type="http://schemas.openxmlformats.org/officeDocument/2006/relationships/image" Target="media/image35.emf"/><Relationship Id="rId63" Type="http://schemas.openxmlformats.org/officeDocument/2006/relationships/oleObject" Target="embeddings/oleObject10.bin"/><Relationship Id="rId68" Type="http://schemas.openxmlformats.org/officeDocument/2006/relationships/image" Target="media/image53.png"/><Relationship Id="rId84" Type="http://schemas.openxmlformats.org/officeDocument/2006/relationships/oleObject" Target="embeddings/oleObject12.bin"/><Relationship Id="rId89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oleObject" Target="embeddings/oleObject2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emf"/><Relationship Id="rId48" Type="http://schemas.openxmlformats.org/officeDocument/2006/relationships/oleObject" Target="embeddings/oleObject8.bin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oleObject" Target="embeddings/oleObject9.bin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12.emf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emf"/><Relationship Id="rId70" Type="http://schemas.openxmlformats.org/officeDocument/2006/relationships/image" Target="media/image55.emf"/><Relationship Id="rId75" Type="http://schemas.openxmlformats.org/officeDocument/2006/relationships/image" Target="media/image59.png"/><Relationship Id="rId83" Type="http://schemas.openxmlformats.org/officeDocument/2006/relationships/image" Target="media/image67.emf"/><Relationship Id="rId88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4.emf"/><Relationship Id="rId31" Type="http://schemas.openxmlformats.org/officeDocument/2006/relationships/image" Target="media/image21.png"/><Relationship Id="rId44" Type="http://schemas.openxmlformats.org/officeDocument/2006/relationships/oleObject" Target="embeddings/oleObject7.bin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9" Type="http://schemas.openxmlformats.org/officeDocument/2006/relationships/image" Target="media/image29.emf"/><Relationship Id="rId34" Type="http://schemas.openxmlformats.org/officeDocument/2006/relationships/image" Target="media/image24.png"/><Relationship Id="rId50" Type="http://schemas.openxmlformats.org/officeDocument/2006/relationships/image" Target="media/image37.emf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11.bin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6.bin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fontTable" Target="fontTable.xml"/><Relationship Id="rId61" Type="http://schemas.openxmlformats.org/officeDocument/2006/relationships/image" Target="media/image47.png"/><Relationship Id="rId82" Type="http://schemas.openxmlformats.org/officeDocument/2006/relationships/image" Target="media/image66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CF342-18B8-4D5A-8ED9-4E33550EE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18</Pages>
  <Words>2869</Words>
  <Characters>16357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Wolfish Lair</Company>
  <LinksUpToDate>false</LinksUpToDate>
  <CharactersWithSpaces>19188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Лиана</dc:creator>
  <cp:keywords/>
  <dc:description/>
  <cp:lastModifiedBy>Николай Федоров</cp:lastModifiedBy>
  <cp:revision>5</cp:revision>
  <dcterms:created xsi:type="dcterms:W3CDTF">2019-05-13T18:16:00Z</dcterms:created>
  <dcterms:modified xsi:type="dcterms:W3CDTF">2019-05-13T19:34:00Z</dcterms:modified>
</cp:coreProperties>
</file>